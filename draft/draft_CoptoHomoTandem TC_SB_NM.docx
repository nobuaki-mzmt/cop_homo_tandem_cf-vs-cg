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E15647" w14:textId="7FC80E15" w:rsidR="00A83119" w:rsidRPr="00500E55" w:rsidRDefault="00C31D70" w:rsidP="007473BD">
      <w:pPr>
        <w:snapToGrid w:val="0"/>
        <w:spacing w:after="0" w:line="240" w:lineRule="auto"/>
        <w:jc w:val="both"/>
        <w:rPr>
          <w:rFonts w:ascii="PT Serif" w:hAnsi="PT Serif"/>
          <w:b/>
          <w:bCs/>
        </w:rPr>
      </w:pPr>
      <w:bookmarkStart w:id="0" w:name="_Hlk69908336"/>
      <w:r w:rsidRPr="00500E55">
        <w:rPr>
          <w:rFonts w:ascii="PT Serif" w:hAnsi="PT Serif"/>
          <w:b/>
          <w:bCs/>
        </w:rPr>
        <w:t>The strength</w:t>
      </w:r>
      <w:r w:rsidR="00F705FA" w:rsidRPr="00500E55">
        <w:rPr>
          <w:rFonts w:ascii="PT Serif" w:hAnsi="PT Serif"/>
          <w:b/>
          <w:bCs/>
        </w:rPr>
        <w:t xml:space="preserve"> of </w:t>
      </w:r>
      <w:r w:rsidR="00641689" w:rsidRPr="00500E55">
        <w:rPr>
          <w:rFonts w:ascii="PT Serif" w:hAnsi="PT Serif"/>
          <w:b/>
          <w:bCs/>
        </w:rPr>
        <w:t>sexual signal</w:t>
      </w:r>
      <w:r w:rsidR="00A15C9F" w:rsidRPr="00500E55">
        <w:rPr>
          <w:rFonts w:ascii="PT Serif" w:hAnsi="PT Serif"/>
          <w:b/>
          <w:bCs/>
        </w:rPr>
        <w:t>s</w:t>
      </w:r>
      <w:r w:rsidR="00F705FA" w:rsidRPr="00500E55">
        <w:rPr>
          <w:rFonts w:ascii="PT Serif" w:hAnsi="PT Serif"/>
          <w:b/>
          <w:bCs/>
        </w:rPr>
        <w:t xml:space="preserve"> predicts same-sex paring </w:t>
      </w:r>
      <w:r w:rsidR="00641689" w:rsidRPr="00500E55">
        <w:rPr>
          <w:rFonts w:ascii="PT Serif" w:hAnsi="PT Serif"/>
          <w:b/>
          <w:bCs/>
        </w:rPr>
        <w:t>in termites</w:t>
      </w:r>
      <w:bookmarkStart w:id="1" w:name="_Hlk158528757"/>
      <w:bookmarkEnd w:id="1"/>
      <w:r w:rsidR="00C45682">
        <w:rPr>
          <w:rFonts w:ascii="PT Serif" w:hAnsi="PT Serif"/>
          <w:b/>
          <w:bCs/>
        </w:rPr>
        <w:t>.</w:t>
      </w:r>
    </w:p>
    <w:p w14:paraId="600708FF" w14:textId="77777777" w:rsidR="0084405A" w:rsidRDefault="0084405A" w:rsidP="007473BD">
      <w:pPr>
        <w:snapToGrid w:val="0"/>
        <w:spacing w:after="0" w:line="240" w:lineRule="auto"/>
        <w:jc w:val="both"/>
        <w:rPr>
          <w:rFonts w:ascii="PT Serif" w:hAnsi="PT Serif"/>
          <w:b/>
          <w:bCs/>
          <w:sz w:val="20"/>
          <w:szCs w:val="20"/>
        </w:rPr>
      </w:pPr>
    </w:p>
    <w:p w14:paraId="1D82C757" w14:textId="42166FD3" w:rsidR="001C042C" w:rsidRPr="0084405A" w:rsidRDefault="001C042C" w:rsidP="007473BD">
      <w:pPr>
        <w:snapToGrid w:val="0"/>
        <w:spacing w:after="0" w:line="240" w:lineRule="auto"/>
        <w:jc w:val="both"/>
        <w:rPr>
          <w:rFonts w:ascii="PT Serif" w:hAnsi="PT Serif"/>
          <w:sz w:val="20"/>
          <w:szCs w:val="20"/>
          <w:vertAlign w:val="superscript"/>
        </w:rPr>
      </w:pPr>
      <w:r w:rsidRPr="0084405A">
        <w:rPr>
          <w:rFonts w:ascii="PT Serif" w:hAnsi="PT Serif"/>
          <w:b/>
          <w:bCs/>
          <w:sz w:val="20"/>
          <w:szCs w:val="20"/>
        </w:rPr>
        <w:t>Nobuaki Mizumoto</w:t>
      </w:r>
      <w:r w:rsidRPr="0084405A">
        <w:rPr>
          <w:rFonts w:ascii="PT Serif" w:hAnsi="PT Serif"/>
          <w:sz w:val="20"/>
          <w:szCs w:val="20"/>
          <w:vertAlign w:val="superscript"/>
        </w:rPr>
        <w:t>1</w:t>
      </w:r>
      <w:r w:rsidR="00C31D70" w:rsidRPr="0084405A">
        <w:rPr>
          <w:rFonts w:ascii="PT Serif" w:hAnsi="PT Serif"/>
          <w:sz w:val="20"/>
          <w:szCs w:val="20"/>
          <w:vertAlign w:val="superscript"/>
        </w:rPr>
        <w:t>,2</w:t>
      </w:r>
      <w:r w:rsidR="00DC5C7D">
        <w:rPr>
          <w:rFonts w:ascii="PT Serif" w:hAnsi="PT Serif"/>
          <w:sz w:val="20"/>
          <w:szCs w:val="20"/>
          <w:vertAlign w:val="superscript"/>
        </w:rPr>
        <w:t>,3</w:t>
      </w:r>
      <w:r w:rsidR="00F705FA" w:rsidRPr="0084405A">
        <w:rPr>
          <w:rFonts w:ascii="PT Serif" w:hAnsi="PT Serif"/>
          <w:sz w:val="20"/>
          <w:szCs w:val="20"/>
          <w:vertAlign w:val="superscript"/>
        </w:rPr>
        <w:t>#</w:t>
      </w:r>
      <w:r w:rsidR="00641689" w:rsidRPr="0084405A">
        <w:rPr>
          <w:rFonts w:ascii="PT Serif" w:hAnsi="PT Serif"/>
          <w:sz w:val="20"/>
          <w:szCs w:val="20"/>
          <w:vertAlign w:val="superscript"/>
        </w:rPr>
        <w:t>*</w:t>
      </w:r>
      <w:r w:rsidRPr="0084405A">
        <w:rPr>
          <w:rFonts w:ascii="PT Serif" w:hAnsi="PT Serif"/>
          <w:b/>
          <w:bCs/>
          <w:sz w:val="20"/>
          <w:szCs w:val="20"/>
        </w:rPr>
        <w:t xml:space="preserve">, </w:t>
      </w:r>
      <w:r w:rsidR="00F705FA" w:rsidRPr="0084405A">
        <w:rPr>
          <w:rFonts w:ascii="PT Serif" w:hAnsi="PT Serif"/>
          <w:b/>
          <w:bCs/>
          <w:sz w:val="20"/>
          <w:szCs w:val="20"/>
        </w:rPr>
        <w:t>Sang-Bin Lee</w:t>
      </w:r>
      <w:r w:rsidR="00DC5C7D">
        <w:rPr>
          <w:rFonts w:ascii="PT Serif" w:hAnsi="PT Serif"/>
          <w:sz w:val="20"/>
          <w:szCs w:val="20"/>
          <w:vertAlign w:val="superscript"/>
        </w:rPr>
        <w:t>4</w:t>
      </w:r>
      <w:r w:rsidR="00F705FA" w:rsidRPr="0084405A">
        <w:rPr>
          <w:rFonts w:ascii="PT Serif" w:hAnsi="PT Serif"/>
          <w:sz w:val="20"/>
          <w:szCs w:val="20"/>
          <w:vertAlign w:val="superscript"/>
        </w:rPr>
        <w:t>#</w:t>
      </w:r>
      <w:r w:rsidR="007473BD" w:rsidRPr="0084405A">
        <w:rPr>
          <w:rFonts w:ascii="PT Serif" w:hAnsi="PT Serif"/>
          <w:b/>
          <w:bCs/>
          <w:sz w:val="20"/>
          <w:szCs w:val="20"/>
        </w:rPr>
        <w:t>, Thomas Chouvenc</w:t>
      </w:r>
      <w:r w:rsidR="00DC5C7D">
        <w:rPr>
          <w:rFonts w:ascii="PT Serif" w:hAnsi="PT Serif"/>
          <w:sz w:val="20"/>
          <w:szCs w:val="20"/>
          <w:vertAlign w:val="superscript"/>
        </w:rPr>
        <w:t>4</w:t>
      </w:r>
    </w:p>
    <w:p w14:paraId="65A1F6F0" w14:textId="7F67EE4C" w:rsidR="00C7552A" w:rsidRPr="0084405A" w:rsidRDefault="00C7552A" w:rsidP="00C7552A">
      <w:pPr>
        <w:snapToGrid w:val="0"/>
        <w:spacing w:after="0" w:line="240" w:lineRule="auto"/>
        <w:ind w:left="270" w:hanging="270"/>
        <w:jc w:val="both"/>
        <w:rPr>
          <w:rFonts w:ascii="PT Serif" w:hAnsi="PT Serif" w:cs="Times New Roman"/>
          <w:sz w:val="20"/>
          <w:szCs w:val="20"/>
        </w:rPr>
      </w:pPr>
      <w:bookmarkStart w:id="2" w:name="_Hlk69908564"/>
      <w:bookmarkStart w:id="3" w:name="_Hlk69908372"/>
      <w:bookmarkEnd w:id="0"/>
      <w:r w:rsidRPr="0084405A">
        <w:rPr>
          <w:rFonts w:ascii="PT Serif" w:hAnsi="PT Serif" w:cs="Times New Roman"/>
          <w:sz w:val="20"/>
          <w:szCs w:val="20"/>
        </w:rPr>
        <w:t>1: Department of Entomology &amp; Plant Pathology, Auburn, AL, USA</w:t>
      </w:r>
    </w:p>
    <w:p w14:paraId="470B45F9" w14:textId="5748CB17" w:rsidR="001C042C" w:rsidRDefault="00C7552A" w:rsidP="007473BD">
      <w:pPr>
        <w:snapToGrid w:val="0"/>
        <w:spacing w:after="0" w:line="240" w:lineRule="auto"/>
        <w:ind w:left="270" w:hanging="270"/>
        <w:jc w:val="both"/>
        <w:rPr>
          <w:rFonts w:ascii="PT Serif" w:hAnsi="PT Serif" w:cs="Times New Roman"/>
          <w:sz w:val="20"/>
          <w:szCs w:val="20"/>
        </w:rPr>
      </w:pPr>
      <w:r w:rsidRPr="0084405A">
        <w:rPr>
          <w:rFonts w:ascii="PT Serif" w:hAnsi="PT Serif" w:cs="Times New Roman"/>
          <w:sz w:val="20"/>
          <w:szCs w:val="20"/>
        </w:rPr>
        <w:t>2</w:t>
      </w:r>
      <w:r w:rsidR="001C042C" w:rsidRPr="0084405A">
        <w:rPr>
          <w:rFonts w:ascii="PT Serif" w:hAnsi="PT Serif" w:cs="Times New Roman"/>
          <w:sz w:val="20"/>
          <w:szCs w:val="20"/>
        </w:rPr>
        <w:t xml:space="preserve">: </w:t>
      </w:r>
      <w:r w:rsidR="00266A61" w:rsidRPr="0084405A">
        <w:rPr>
          <w:rFonts w:ascii="PT Serif" w:hAnsi="PT Serif" w:cs="Times New Roman"/>
          <w:sz w:val="20"/>
          <w:szCs w:val="20"/>
        </w:rPr>
        <w:t xml:space="preserve">Evolutionary Genomics Unit, </w:t>
      </w:r>
      <w:r w:rsidR="001C042C" w:rsidRPr="0084405A">
        <w:rPr>
          <w:rFonts w:ascii="PT Serif" w:hAnsi="PT Serif" w:cs="Times New Roman"/>
          <w:sz w:val="20"/>
          <w:szCs w:val="20"/>
        </w:rPr>
        <w:t>Okinawa Institute of Science &amp; Technology Graduate University, Onna-son, Okinawa,</w:t>
      </w:r>
      <w:r w:rsidR="00551CD2" w:rsidRPr="0084405A">
        <w:rPr>
          <w:rFonts w:ascii="PT Serif" w:hAnsi="PT Serif" w:cs="Times New Roman"/>
          <w:sz w:val="20"/>
          <w:szCs w:val="20"/>
        </w:rPr>
        <w:t xml:space="preserve"> 904-0495,</w:t>
      </w:r>
      <w:r w:rsidR="001C042C" w:rsidRPr="0084405A">
        <w:rPr>
          <w:rFonts w:ascii="PT Serif" w:hAnsi="PT Serif" w:cs="Times New Roman"/>
          <w:sz w:val="20"/>
          <w:szCs w:val="20"/>
        </w:rPr>
        <w:t xml:space="preserve"> Japan</w:t>
      </w:r>
    </w:p>
    <w:p w14:paraId="68346A29" w14:textId="37A48159" w:rsidR="00DC5C7D" w:rsidRPr="0084405A" w:rsidRDefault="00DC5C7D" w:rsidP="00DC5C7D">
      <w:pPr>
        <w:snapToGrid w:val="0"/>
        <w:spacing w:after="0" w:line="240" w:lineRule="auto"/>
        <w:ind w:left="270" w:hanging="270"/>
        <w:jc w:val="both"/>
        <w:rPr>
          <w:rFonts w:ascii="PT Serif" w:hAnsi="PT Serif" w:cs="Times New Roman"/>
          <w:sz w:val="20"/>
          <w:szCs w:val="20"/>
        </w:rPr>
      </w:pPr>
      <w:r>
        <w:rPr>
          <w:rFonts w:ascii="PT Serif" w:hAnsi="PT Serif" w:cs="Times New Roman"/>
          <w:sz w:val="20"/>
          <w:szCs w:val="20"/>
        </w:rPr>
        <w:t>3</w:t>
      </w:r>
      <w:r w:rsidRPr="0084405A">
        <w:rPr>
          <w:rFonts w:ascii="PT Serif" w:hAnsi="PT Serif" w:cs="Times New Roman"/>
          <w:sz w:val="20"/>
          <w:szCs w:val="20"/>
        </w:rPr>
        <w:t xml:space="preserve">: </w:t>
      </w:r>
      <w:r>
        <w:rPr>
          <w:rFonts w:ascii="PT Serif" w:hAnsi="PT Serif" w:cs="Times New Roman"/>
          <w:sz w:val="20"/>
          <w:szCs w:val="20"/>
        </w:rPr>
        <w:t>Computational Neuroethology</w:t>
      </w:r>
      <w:r w:rsidRPr="0084405A">
        <w:rPr>
          <w:rFonts w:ascii="PT Serif" w:hAnsi="PT Serif" w:cs="Times New Roman"/>
          <w:sz w:val="20"/>
          <w:szCs w:val="20"/>
        </w:rPr>
        <w:t xml:space="preserve"> Unit, Okinawa Institute of Science &amp; Technology Graduate University, Onna-son, Okinawa, 904-0495, Japan</w:t>
      </w:r>
    </w:p>
    <w:p w14:paraId="76998BE7" w14:textId="00CD14B0" w:rsidR="007473BD" w:rsidRPr="0084405A" w:rsidRDefault="00DC5C7D" w:rsidP="007473BD">
      <w:pPr>
        <w:snapToGrid w:val="0"/>
        <w:spacing w:after="0" w:line="240" w:lineRule="auto"/>
        <w:ind w:left="270" w:hanging="270"/>
        <w:jc w:val="both"/>
        <w:rPr>
          <w:rFonts w:ascii="PT Serif" w:hAnsi="PT Serif" w:cs="Times New Roman"/>
          <w:sz w:val="20"/>
          <w:szCs w:val="20"/>
        </w:rPr>
      </w:pPr>
      <w:r>
        <w:rPr>
          <w:rFonts w:ascii="PT Serif" w:hAnsi="PT Serif" w:cs="Times New Roman"/>
          <w:sz w:val="20"/>
          <w:szCs w:val="20"/>
        </w:rPr>
        <w:t>4</w:t>
      </w:r>
      <w:r w:rsidR="007473BD" w:rsidRPr="0084405A">
        <w:rPr>
          <w:rFonts w:ascii="PT Serif" w:hAnsi="PT Serif" w:cs="Times New Roman"/>
          <w:sz w:val="20"/>
          <w:szCs w:val="20"/>
        </w:rPr>
        <w:t>: Entomology and Nematology Department, Ft. Lauderdale Research and Education Center, Institute of Food and Agricultural Sciences, University of Florida, Ft. Lauderdale, FL 33314, USA</w:t>
      </w:r>
    </w:p>
    <w:bookmarkEnd w:id="2"/>
    <w:p w14:paraId="52D00782" w14:textId="62651ECF" w:rsidR="001C042C" w:rsidRPr="0084405A" w:rsidRDefault="00F705FA" w:rsidP="007473BD">
      <w:pPr>
        <w:snapToGrid w:val="0"/>
        <w:spacing w:after="0" w:line="240" w:lineRule="auto"/>
        <w:jc w:val="both"/>
        <w:rPr>
          <w:rFonts w:ascii="PT Serif" w:hAnsi="PT Serif" w:cs="Times New Roman"/>
          <w:sz w:val="20"/>
          <w:szCs w:val="20"/>
        </w:rPr>
      </w:pPr>
      <w:r w:rsidRPr="0084405A">
        <w:rPr>
          <w:rFonts w:ascii="PT Serif" w:hAnsi="PT Serif" w:cs="Times New Roman"/>
          <w:sz w:val="20"/>
          <w:szCs w:val="20"/>
        </w:rPr>
        <w:t>#: These authors contributed equally.</w:t>
      </w:r>
    </w:p>
    <w:p w14:paraId="7DD981D9" w14:textId="75E5CD9F" w:rsidR="00641689" w:rsidRPr="0084405A" w:rsidRDefault="00641689" w:rsidP="00641689">
      <w:pPr>
        <w:snapToGrid w:val="0"/>
        <w:spacing w:after="0" w:line="240" w:lineRule="auto"/>
        <w:jc w:val="both"/>
        <w:rPr>
          <w:rFonts w:ascii="PT Serif" w:hAnsi="PT Serif"/>
          <w:sz w:val="20"/>
          <w:szCs w:val="20"/>
        </w:rPr>
      </w:pPr>
      <w:r w:rsidRPr="0084405A">
        <w:rPr>
          <w:rFonts w:ascii="PT Serif" w:hAnsi="PT Serif" w:cs="Times New Roman"/>
          <w:sz w:val="20"/>
          <w:szCs w:val="20"/>
        </w:rPr>
        <w:t xml:space="preserve">*: Correspondence: Nobuaki Mizumoto; </w:t>
      </w:r>
      <w:hyperlink r:id="rId8" w:history="1">
        <w:r w:rsidR="00C7552A" w:rsidRPr="0084405A">
          <w:rPr>
            <w:rStyle w:val="Hyperlink"/>
            <w:rFonts w:ascii="PT Serif" w:hAnsi="PT Serif"/>
            <w:sz w:val="20"/>
            <w:szCs w:val="20"/>
          </w:rPr>
          <w:t>nzm0095@auburn.edu</w:t>
        </w:r>
      </w:hyperlink>
    </w:p>
    <w:p w14:paraId="5C5BD79E" w14:textId="77777777" w:rsidR="00F705FA" w:rsidRPr="0084405A" w:rsidRDefault="00F705FA" w:rsidP="007473BD">
      <w:pPr>
        <w:snapToGrid w:val="0"/>
        <w:spacing w:after="0" w:line="240" w:lineRule="auto"/>
        <w:jc w:val="both"/>
        <w:rPr>
          <w:rFonts w:ascii="PT Serif" w:hAnsi="PT Serif" w:cs="Times New Roman"/>
          <w:sz w:val="20"/>
          <w:szCs w:val="20"/>
        </w:rPr>
      </w:pPr>
    </w:p>
    <w:p w14:paraId="344BF1DE" w14:textId="476EB7F7" w:rsidR="007473BD" w:rsidRPr="0084405A" w:rsidRDefault="007473BD" w:rsidP="007473BD">
      <w:pPr>
        <w:snapToGrid w:val="0"/>
        <w:spacing w:after="0" w:line="240" w:lineRule="auto"/>
        <w:jc w:val="both"/>
        <w:rPr>
          <w:rFonts w:ascii="PT Serif" w:hAnsi="PT Serif"/>
          <w:sz w:val="20"/>
          <w:szCs w:val="20"/>
        </w:rPr>
      </w:pPr>
      <w:r w:rsidRPr="0084405A">
        <w:rPr>
          <w:rFonts w:ascii="PT Serif" w:hAnsi="PT Serif"/>
          <w:sz w:val="20"/>
          <w:szCs w:val="20"/>
        </w:rPr>
        <w:t>ORCID: NM: 0000-0002-6731-8684; SBL: 0000-0001-7982-0842; TC: 0000-0003-3154-2489</w:t>
      </w:r>
    </w:p>
    <w:p w14:paraId="37BC8DDD" w14:textId="77777777" w:rsidR="00665CE1" w:rsidRPr="0084405A" w:rsidRDefault="00665CE1" w:rsidP="007473BD">
      <w:pPr>
        <w:snapToGrid w:val="0"/>
        <w:spacing w:after="0" w:line="240" w:lineRule="auto"/>
        <w:jc w:val="both"/>
        <w:rPr>
          <w:rFonts w:ascii="PT Serif" w:hAnsi="PT Serif"/>
          <w:sz w:val="20"/>
          <w:szCs w:val="20"/>
        </w:rPr>
      </w:pPr>
    </w:p>
    <w:bookmarkEnd w:id="3"/>
    <w:p w14:paraId="0E35D26D" w14:textId="2C7C9299" w:rsidR="001C042C" w:rsidRPr="0084405A" w:rsidRDefault="001C042C" w:rsidP="007473BD">
      <w:pPr>
        <w:snapToGrid w:val="0"/>
        <w:spacing w:after="0" w:line="240" w:lineRule="auto"/>
        <w:jc w:val="both"/>
        <w:rPr>
          <w:rFonts w:ascii="PT Serif" w:hAnsi="PT Serif"/>
          <w:b/>
          <w:bCs/>
          <w:sz w:val="20"/>
          <w:szCs w:val="20"/>
        </w:rPr>
      </w:pPr>
      <w:r w:rsidRPr="0084405A">
        <w:rPr>
          <w:rFonts w:ascii="PT Serif" w:hAnsi="PT Serif"/>
          <w:b/>
          <w:bCs/>
          <w:sz w:val="20"/>
          <w:szCs w:val="20"/>
        </w:rPr>
        <w:t>Abstract</w:t>
      </w:r>
    </w:p>
    <w:p w14:paraId="72D11911" w14:textId="0580281B" w:rsidR="002E70E6" w:rsidRPr="0084405A" w:rsidRDefault="002E2280" w:rsidP="00FE281E">
      <w:pPr>
        <w:pStyle w:val="NormalWeb"/>
        <w:snapToGrid w:val="0"/>
        <w:spacing w:before="0" w:beforeAutospacing="0" w:after="0" w:afterAutospacing="0"/>
        <w:jc w:val="both"/>
        <w:rPr>
          <w:rFonts w:ascii="PT Serif" w:hAnsi="PT Serif" w:cs="Arial"/>
          <w:sz w:val="20"/>
          <w:szCs w:val="20"/>
        </w:rPr>
      </w:pPr>
      <w:r w:rsidRPr="0084405A">
        <w:rPr>
          <w:rFonts w:ascii="PT Serif" w:hAnsi="PT Serif" w:cs="Arial"/>
          <w:sz w:val="20"/>
          <w:szCs w:val="20"/>
        </w:rPr>
        <w:t>S</w:t>
      </w:r>
      <w:r w:rsidR="00641689" w:rsidRPr="0084405A">
        <w:rPr>
          <w:rFonts w:ascii="PT Serif" w:hAnsi="PT Serif" w:cs="Arial"/>
          <w:sz w:val="20"/>
          <w:szCs w:val="20"/>
        </w:rPr>
        <w:t>ame-sex sexual behavior</w:t>
      </w:r>
      <w:r w:rsidR="005A645A" w:rsidRPr="0084405A">
        <w:rPr>
          <w:rFonts w:ascii="PT Serif" w:hAnsi="PT Serif" w:cs="Arial"/>
          <w:sz w:val="20"/>
          <w:szCs w:val="20"/>
        </w:rPr>
        <w:t xml:space="preserve"> (SSB)</w:t>
      </w:r>
      <w:r w:rsidR="00641689" w:rsidRPr="0084405A">
        <w:rPr>
          <w:rFonts w:ascii="PT Serif" w:hAnsi="PT Serif" w:cs="Arial"/>
          <w:sz w:val="20"/>
          <w:szCs w:val="20"/>
        </w:rPr>
        <w:t xml:space="preserve"> is an enigma in behavioral ecology</w:t>
      </w:r>
      <w:r w:rsidR="005A645A" w:rsidRPr="0084405A">
        <w:rPr>
          <w:rFonts w:ascii="PT Serif" w:hAnsi="PT Serif" w:cs="Arial"/>
          <w:sz w:val="20"/>
          <w:szCs w:val="20"/>
        </w:rPr>
        <w:t xml:space="preserve"> as it does not result in </w:t>
      </w:r>
      <w:r w:rsidR="003D0D2B" w:rsidRPr="0084405A">
        <w:rPr>
          <w:rFonts w:ascii="PT Serif" w:hAnsi="PT Serif" w:cs="Arial"/>
          <w:sz w:val="20"/>
          <w:szCs w:val="20"/>
        </w:rPr>
        <w:t>reproduction</w:t>
      </w:r>
      <w:r w:rsidR="003D0D2B">
        <w:rPr>
          <w:rFonts w:ascii="PT Serif" w:hAnsi="PT Serif" w:cs="Arial"/>
          <w:sz w:val="20"/>
          <w:szCs w:val="20"/>
        </w:rPr>
        <w:t>.</w:t>
      </w:r>
      <w:r w:rsidR="005A645A" w:rsidRPr="0084405A">
        <w:rPr>
          <w:rFonts w:ascii="PT Serif" w:hAnsi="PT Serif" w:cs="Arial"/>
          <w:sz w:val="20"/>
          <w:szCs w:val="20"/>
        </w:rPr>
        <w:t xml:space="preserve"> Proximately,</w:t>
      </w:r>
      <w:r w:rsidR="003D0D2B">
        <w:rPr>
          <w:rFonts w:ascii="PT Serif" w:hAnsi="PT Serif" w:cs="Arial"/>
          <w:sz w:val="20"/>
          <w:szCs w:val="20"/>
        </w:rPr>
        <w:t xml:space="preserve"> the evolution of sexual signals is critical for the evolution of SSB</w:t>
      </w:r>
      <w:r w:rsidR="00FE281E">
        <w:rPr>
          <w:rFonts w:ascii="PT Serif" w:hAnsi="PT Serif" w:cs="Arial"/>
          <w:sz w:val="20"/>
          <w:szCs w:val="20"/>
        </w:rPr>
        <w:t xml:space="preserve"> in a sex-specific manner</w:t>
      </w:r>
      <w:r w:rsidR="003D0D2B">
        <w:rPr>
          <w:rFonts w:ascii="PT Serif" w:hAnsi="PT Serif" w:cs="Arial"/>
          <w:sz w:val="20"/>
          <w:szCs w:val="20"/>
        </w:rPr>
        <w:t>. For signal receivers, t</w:t>
      </w:r>
      <w:r w:rsidR="00641689" w:rsidRPr="0084405A">
        <w:rPr>
          <w:rFonts w:ascii="PT Serif" w:hAnsi="PT Serif" w:cs="Arial"/>
          <w:sz w:val="20"/>
          <w:szCs w:val="20"/>
        </w:rPr>
        <w:t>he loss of sexual signal</w:t>
      </w:r>
      <w:r w:rsidR="00A15C9F" w:rsidRPr="0084405A">
        <w:rPr>
          <w:rFonts w:ascii="PT Serif" w:hAnsi="PT Serif" w:cs="Arial"/>
          <w:sz w:val="20"/>
          <w:szCs w:val="20"/>
        </w:rPr>
        <w:t>s</w:t>
      </w:r>
      <w:r w:rsidR="003D0D2B">
        <w:rPr>
          <w:rFonts w:ascii="PT Serif" w:hAnsi="PT Serif" w:cs="Arial"/>
          <w:sz w:val="20"/>
          <w:szCs w:val="20"/>
        </w:rPr>
        <w:t xml:space="preserve"> leads to</w:t>
      </w:r>
      <w:r w:rsidR="00641689" w:rsidRPr="0084405A">
        <w:rPr>
          <w:rFonts w:ascii="PT Serif" w:hAnsi="PT Serif" w:cs="Arial"/>
          <w:sz w:val="20"/>
          <w:szCs w:val="20"/>
        </w:rPr>
        <w:t xml:space="preserve"> </w:t>
      </w:r>
      <w:r w:rsidR="004902AA" w:rsidRPr="0084405A">
        <w:rPr>
          <w:rFonts w:ascii="PT Serif" w:hAnsi="PT Serif" w:cs="Arial"/>
          <w:sz w:val="20"/>
          <w:szCs w:val="20"/>
        </w:rPr>
        <w:t>smaller</w:t>
      </w:r>
      <w:r w:rsidR="005A645A" w:rsidRPr="0084405A">
        <w:rPr>
          <w:rFonts w:ascii="PT Serif" w:hAnsi="PT Serif" w:cs="Arial"/>
          <w:sz w:val="20"/>
          <w:szCs w:val="20"/>
        </w:rPr>
        <w:t xml:space="preserve"> sex difference</w:t>
      </w:r>
      <w:r w:rsidR="00A15C9F" w:rsidRPr="0084405A">
        <w:rPr>
          <w:rFonts w:ascii="PT Serif" w:hAnsi="PT Serif" w:cs="Arial"/>
          <w:sz w:val="20"/>
          <w:szCs w:val="20"/>
        </w:rPr>
        <w:t>s</w:t>
      </w:r>
      <w:r w:rsidR="003D0D2B">
        <w:rPr>
          <w:rFonts w:ascii="PT Serif" w:hAnsi="PT Serif" w:cs="Arial"/>
          <w:sz w:val="20"/>
          <w:szCs w:val="20"/>
        </w:rPr>
        <w:t>,</w:t>
      </w:r>
      <w:r w:rsidR="005A645A" w:rsidRPr="0084405A">
        <w:rPr>
          <w:rFonts w:ascii="PT Serif" w:hAnsi="PT Serif" w:cs="Arial"/>
          <w:sz w:val="20"/>
          <w:szCs w:val="20"/>
        </w:rPr>
        <w:t xml:space="preserve"> lead</w:t>
      </w:r>
      <w:r w:rsidR="003D0D2B">
        <w:rPr>
          <w:rFonts w:ascii="PT Serif" w:hAnsi="PT Serif" w:cs="Arial"/>
          <w:sz w:val="20"/>
          <w:szCs w:val="20"/>
        </w:rPr>
        <w:t>ing</w:t>
      </w:r>
      <w:r w:rsidR="005A645A" w:rsidRPr="0084405A">
        <w:rPr>
          <w:rFonts w:ascii="PT Serif" w:hAnsi="PT Serif" w:cs="Arial"/>
          <w:sz w:val="20"/>
          <w:szCs w:val="20"/>
        </w:rPr>
        <w:t xml:space="preserve"> to </w:t>
      </w:r>
      <w:r w:rsidR="003D0D2B">
        <w:rPr>
          <w:rFonts w:ascii="PT Serif" w:hAnsi="PT Serif" w:cs="Arial"/>
          <w:sz w:val="20"/>
          <w:szCs w:val="20"/>
        </w:rPr>
        <w:t>frequent accidental SSB</w:t>
      </w:r>
      <w:r w:rsidR="00FE281E">
        <w:rPr>
          <w:rFonts w:ascii="PT Serif" w:hAnsi="PT Serif" w:cs="Arial"/>
          <w:sz w:val="20"/>
          <w:szCs w:val="20"/>
        </w:rPr>
        <w:t xml:space="preserve"> between receivers</w:t>
      </w:r>
      <w:r w:rsidR="00641689" w:rsidRPr="0084405A">
        <w:rPr>
          <w:rFonts w:ascii="PT Serif" w:hAnsi="PT Serif" w:cs="Arial"/>
          <w:sz w:val="20"/>
          <w:szCs w:val="20"/>
        </w:rPr>
        <w:t xml:space="preserve">. </w:t>
      </w:r>
      <w:r w:rsidR="003D0D2B">
        <w:rPr>
          <w:rFonts w:ascii="PT Serif" w:hAnsi="PT Serif" w:cs="Arial"/>
          <w:sz w:val="20"/>
          <w:szCs w:val="20"/>
        </w:rPr>
        <w:t xml:space="preserve">Alternatively, for senders, sexual signals could help locate another sender, </w:t>
      </w:r>
      <w:r w:rsidR="00641689" w:rsidRPr="0084405A">
        <w:rPr>
          <w:rFonts w:ascii="PT Serif" w:hAnsi="PT Serif" w:cs="Arial"/>
          <w:sz w:val="20"/>
          <w:szCs w:val="20"/>
        </w:rPr>
        <w:t>enhanc</w:t>
      </w:r>
      <w:r w:rsidR="003D0D2B">
        <w:rPr>
          <w:rFonts w:ascii="PT Serif" w:hAnsi="PT Serif" w:cs="Arial"/>
          <w:sz w:val="20"/>
          <w:szCs w:val="20"/>
        </w:rPr>
        <w:t>ing intentional</w:t>
      </w:r>
      <w:r w:rsidR="00641689" w:rsidRPr="0084405A">
        <w:rPr>
          <w:rFonts w:ascii="PT Serif" w:hAnsi="PT Serif" w:cs="Arial"/>
          <w:sz w:val="20"/>
          <w:szCs w:val="20"/>
        </w:rPr>
        <w:t xml:space="preserve"> </w:t>
      </w:r>
      <w:r w:rsidR="00FE4E7F" w:rsidRPr="0084405A">
        <w:rPr>
          <w:rFonts w:ascii="PT Serif" w:hAnsi="PT Serif" w:cs="Arial"/>
          <w:sz w:val="20"/>
          <w:szCs w:val="20"/>
        </w:rPr>
        <w:t>SSB</w:t>
      </w:r>
      <w:r w:rsidR="005A645A" w:rsidRPr="0084405A">
        <w:rPr>
          <w:rFonts w:ascii="PT Serif" w:hAnsi="PT Serif" w:cs="Arial"/>
          <w:sz w:val="20"/>
          <w:szCs w:val="20"/>
        </w:rPr>
        <w:t xml:space="preserve"> as in heterosexual pairing</w:t>
      </w:r>
      <w:r w:rsidR="00641689" w:rsidRPr="0084405A">
        <w:rPr>
          <w:rFonts w:ascii="PT Serif" w:hAnsi="PT Serif" w:cs="Arial"/>
          <w:sz w:val="20"/>
          <w:szCs w:val="20"/>
        </w:rPr>
        <w:t>. Here</w:t>
      </w:r>
      <w:r w:rsidR="003D0D2B">
        <w:rPr>
          <w:rFonts w:ascii="PT Serif" w:hAnsi="PT Serif" w:cs="Arial"/>
          <w:sz w:val="20"/>
          <w:szCs w:val="20"/>
        </w:rPr>
        <w:t xml:space="preserve">, we demonstrate this </w:t>
      </w:r>
      <w:ins w:id="4" w:author="Chouvenc,Thomas" w:date="2024-03-01T09:16:00Z">
        <w:r w:rsidR="000357E4">
          <w:rPr>
            <w:rFonts w:ascii="PT Serif" w:hAnsi="PT Serif" w:cs="Arial"/>
            <w:sz w:val="20"/>
            <w:szCs w:val="20"/>
          </w:rPr>
          <w:t>l</w:t>
        </w:r>
      </w:ins>
      <w:r w:rsidR="003D0D2B">
        <w:rPr>
          <w:rFonts w:ascii="PT Serif" w:hAnsi="PT Serif" w:cs="Arial"/>
          <w:sz w:val="20"/>
          <w:szCs w:val="20"/>
        </w:rPr>
        <w:t xml:space="preserve">ink between </w:t>
      </w:r>
      <w:r w:rsidR="00641689" w:rsidRPr="0084405A">
        <w:rPr>
          <w:rFonts w:ascii="PT Serif" w:hAnsi="PT Serif" w:cs="Arial"/>
          <w:sz w:val="20"/>
          <w:szCs w:val="20"/>
        </w:rPr>
        <w:t>sex pheromone</w:t>
      </w:r>
      <w:r w:rsidR="003D0D2B">
        <w:rPr>
          <w:rFonts w:ascii="PT Serif" w:hAnsi="PT Serif" w:cs="Arial"/>
          <w:sz w:val="20"/>
          <w:szCs w:val="20"/>
        </w:rPr>
        <w:t xml:space="preserve">s and </w:t>
      </w:r>
      <w:r w:rsidR="00641689" w:rsidRPr="0084405A">
        <w:rPr>
          <w:rFonts w:ascii="PT Serif" w:hAnsi="PT Serif" w:cs="Arial"/>
          <w:sz w:val="20"/>
          <w:szCs w:val="20"/>
        </w:rPr>
        <w:t xml:space="preserve">the frequency of same-sex pairing in </w:t>
      </w:r>
      <w:r w:rsidRPr="0084405A">
        <w:rPr>
          <w:rFonts w:ascii="PT Serif" w:hAnsi="PT Serif" w:cs="Arial"/>
          <w:sz w:val="20"/>
          <w:szCs w:val="20"/>
        </w:rPr>
        <w:t xml:space="preserve">two </w:t>
      </w:r>
      <w:r w:rsidR="00641689" w:rsidRPr="0084405A">
        <w:rPr>
          <w:rFonts w:ascii="PT Serif" w:hAnsi="PT Serif" w:cs="Arial"/>
          <w:i/>
          <w:iCs/>
          <w:sz w:val="20"/>
          <w:szCs w:val="20"/>
        </w:rPr>
        <w:t>Coptotermes</w:t>
      </w:r>
      <w:r w:rsidR="00641689" w:rsidRPr="0084405A">
        <w:rPr>
          <w:rFonts w:ascii="PT Serif" w:hAnsi="PT Serif" w:cs="Arial"/>
          <w:sz w:val="20"/>
          <w:szCs w:val="20"/>
        </w:rPr>
        <w:t xml:space="preserve"> termite</w:t>
      </w:r>
      <w:r w:rsidRPr="0084405A">
        <w:rPr>
          <w:rFonts w:ascii="PT Serif" w:hAnsi="PT Serif" w:cs="Arial"/>
          <w:sz w:val="20"/>
          <w:szCs w:val="20"/>
        </w:rPr>
        <w:t>s</w:t>
      </w:r>
      <w:r w:rsidR="003D0D2B">
        <w:rPr>
          <w:rFonts w:ascii="PT Serif" w:hAnsi="PT Serif" w:cs="Arial"/>
          <w:sz w:val="20"/>
          <w:szCs w:val="20"/>
        </w:rPr>
        <w:t xml:space="preserve"> that use the same chemical as sex pheromones but in different quantities</w:t>
      </w:r>
      <w:r w:rsidR="00641689" w:rsidRPr="0084405A">
        <w:rPr>
          <w:rFonts w:ascii="PT Serif" w:hAnsi="PT Serif" w:cs="Arial"/>
          <w:sz w:val="20"/>
          <w:szCs w:val="20"/>
        </w:rPr>
        <w:t>.</w:t>
      </w:r>
      <w:r w:rsidR="008A0A4D" w:rsidRPr="0084405A">
        <w:rPr>
          <w:rFonts w:ascii="PT Serif" w:hAnsi="PT Serif" w:cs="Arial"/>
          <w:sz w:val="20"/>
          <w:szCs w:val="20"/>
        </w:rPr>
        <w:t xml:space="preserve"> In termites, mating pair</w:t>
      </w:r>
      <w:r w:rsidR="004902AA" w:rsidRPr="0084405A">
        <w:rPr>
          <w:rFonts w:ascii="PT Serif" w:hAnsi="PT Serif" w:cs="Arial"/>
          <w:sz w:val="20"/>
          <w:szCs w:val="20"/>
        </w:rPr>
        <w:t>s</w:t>
      </w:r>
      <w:r w:rsidR="008A0A4D" w:rsidRPr="0084405A">
        <w:rPr>
          <w:rFonts w:ascii="PT Serif" w:hAnsi="PT Serif" w:cs="Arial"/>
          <w:sz w:val="20"/>
          <w:szCs w:val="20"/>
        </w:rPr>
        <w:t xml:space="preserve"> engage in tandem runs, where a male follow</w:t>
      </w:r>
      <w:r w:rsidR="00FE4E7F" w:rsidRPr="0084405A">
        <w:rPr>
          <w:rFonts w:ascii="PT Serif" w:hAnsi="PT Serif" w:cs="Arial"/>
          <w:sz w:val="20"/>
          <w:szCs w:val="20"/>
        </w:rPr>
        <w:t>s</w:t>
      </w:r>
      <w:r w:rsidR="008A0A4D" w:rsidRPr="0084405A">
        <w:rPr>
          <w:rFonts w:ascii="PT Serif" w:hAnsi="PT Serif" w:cs="Arial"/>
          <w:sz w:val="20"/>
          <w:szCs w:val="20"/>
        </w:rPr>
        <w:t xml:space="preserve"> a female </w:t>
      </w:r>
      <w:r w:rsidR="00C45682">
        <w:rPr>
          <w:rFonts w:ascii="PT Serif" w:hAnsi="PT Serif" w:cs="Arial"/>
          <w:sz w:val="20"/>
          <w:szCs w:val="20"/>
        </w:rPr>
        <w:t>with</w:t>
      </w:r>
      <w:r w:rsidR="00FE4E7F" w:rsidRPr="0084405A">
        <w:rPr>
          <w:rFonts w:ascii="PT Serif" w:hAnsi="PT Serif" w:cs="Arial"/>
          <w:sz w:val="20"/>
          <w:szCs w:val="20"/>
        </w:rPr>
        <w:t xml:space="preserve"> </w:t>
      </w:r>
      <w:r w:rsidR="008A0A4D" w:rsidRPr="0084405A">
        <w:rPr>
          <w:rFonts w:ascii="PT Serif" w:hAnsi="PT Serif" w:cs="Arial"/>
          <w:sz w:val="20"/>
          <w:szCs w:val="20"/>
        </w:rPr>
        <w:t>sex pheromones. We found that female-female tandem</w:t>
      </w:r>
      <w:r w:rsidR="00EC4CC4">
        <w:rPr>
          <w:rFonts w:ascii="PT Serif" w:hAnsi="PT Serif" w:cs="Arial"/>
          <w:sz w:val="20"/>
          <w:szCs w:val="20"/>
        </w:rPr>
        <w:t>s</w:t>
      </w:r>
      <w:r w:rsidR="008A0A4D" w:rsidRPr="0084405A">
        <w:rPr>
          <w:rFonts w:ascii="PT Serif" w:hAnsi="PT Serif" w:cs="Arial"/>
          <w:sz w:val="20"/>
          <w:szCs w:val="20"/>
        </w:rPr>
        <w:t xml:space="preserve"> </w:t>
      </w:r>
      <w:r w:rsidR="00797902" w:rsidRPr="0084405A">
        <w:rPr>
          <w:rFonts w:ascii="PT Serif" w:hAnsi="PT Serif" w:cs="Arial"/>
          <w:sz w:val="20"/>
          <w:szCs w:val="20"/>
        </w:rPr>
        <w:t>w</w:t>
      </w:r>
      <w:r w:rsidR="00EC4CC4">
        <w:rPr>
          <w:rFonts w:ascii="PT Serif" w:hAnsi="PT Serif" w:cs="Arial"/>
          <w:sz w:val="20"/>
          <w:szCs w:val="20"/>
        </w:rPr>
        <w:t>ere</w:t>
      </w:r>
      <w:r w:rsidR="008A0A4D" w:rsidRPr="0084405A">
        <w:rPr>
          <w:rFonts w:ascii="PT Serif" w:hAnsi="PT Serif" w:cs="Arial"/>
          <w:sz w:val="20"/>
          <w:szCs w:val="20"/>
        </w:rPr>
        <w:t xml:space="preserve"> more </w:t>
      </w:r>
      <w:r w:rsidR="00C45682">
        <w:rPr>
          <w:rFonts w:ascii="PT Serif" w:hAnsi="PT Serif" w:cs="Arial"/>
          <w:sz w:val="20"/>
          <w:szCs w:val="20"/>
        </w:rPr>
        <w:t>frequently observed</w:t>
      </w:r>
      <w:r w:rsidR="008A0A4D" w:rsidRPr="0084405A">
        <w:rPr>
          <w:rFonts w:ascii="PT Serif" w:hAnsi="PT Serif" w:cs="Arial"/>
          <w:sz w:val="20"/>
          <w:szCs w:val="20"/>
        </w:rPr>
        <w:t xml:space="preserve"> </w:t>
      </w:r>
      <w:r w:rsidRPr="0084405A">
        <w:rPr>
          <w:rFonts w:ascii="PT Serif" w:hAnsi="PT Serif" w:cs="Arial"/>
          <w:sz w:val="20"/>
          <w:szCs w:val="20"/>
        </w:rPr>
        <w:t xml:space="preserve">in </w:t>
      </w:r>
      <w:r w:rsidRPr="0084405A">
        <w:rPr>
          <w:rFonts w:ascii="PT Serif" w:hAnsi="PT Serif" w:cs="Arial"/>
          <w:i/>
          <w:iCs/>
          <w:sz w:val="20"/>
          <w:szCs w:val="20"/>
        </w:rPr>
        <w:t>C. formosanus</w:t>
      </w:r>
      <w:r w:rsidR="00EC4CC4">
        <w:rPr>
          <w:rFonts w:ascii="PT Serif" w:hAnsi="PT Serif" w:cs="Arial"/>
          <w:i/>
          <w:iCs/>
          <w:sz w:val="20"/>
          <w:szCs w:val="20"/>
        </w:rPr>
        <w:t>,</w:t>
      </w:r>
      <w:r w:rsidRPr="0084405A">
        <w:rPr>
          <w:rFonts w:ascii="PT Serif" w:hAnsi="PT Serif" w:cs="Arial"/>
          <w:sz w:val="20"/>
          <w:szCs w:val="20"/>
        </w:rPr>
        <w:t xml:space="preserve"> whose females produce more pheromones</w:t>
      </w:r>
      <w:r w:rsidR="00FE281E">
        <w:rPr>
          <w:rFonts w:ascii="PT Serif" w:hAnsi="PT Serif" w:cs="Arial"/>
          <w:sz w:val="20"/>
          <w:szCs w:val="20"/>
        </w:rPr>
        <w:t xml:space="preserve">, while </w:t>
      </w:r>
      <w:r w:rsidR="00EC4CC4">
        <w:rPr>
          <w:rFonts w:ascii="PT Serif" w:hAnsi="PT Serif" w:cs="Arial"/>
          <w:sz w:val="20"/>
          <w:szCs w:val="20"/>
        </w:rPr>
        <w:t xml:space="preserve">the </w:t>
      </w:r>
      <w:r w:rsidR="00FE281E" w:rsidRPr="0084405A">
        <w:rPr>
          <w:rFonts w:ascii="PT Serif" w:hAnsi="PT Serif" w:cs="Arial"/>
          <w:sz w:val="20"/>
          <w:szCs w:val="20"/>
        </w:rPr>
        <w:t>male-male tandem</w:t>
      </w:r>
      <w:r w:rsidR="00EC4CC4">
        <w:rPr>
          <w:rFonts w:ascii="PT Serif" w:hAnsi="PT Serif" w:cs="Arial"/>
          <w:sz w:val="20"/>
          <w:szCs w:val="20"/>
        </w:rPr>
        <w:t>s</w:t>
      </w:r>
      <w:r w:rsidR="00FE281E" w:rsidRPr="0084405A">
        <w:rPr>
          <w:rFonts w:ascii="PT Serif" w:hAnsi="PT Serif" w:cs="Arial"/>
          <w:sz w:val="20"/>
          <w:szCs w:val="20"/>
        </w:rPr>
        <w:t xml:space="preserve"> </w:t>
      </w:r>
      <w:r w:rsidR="00EC4CC4">
        <w:rPr>
          <w:rFonts w:ascii="PT Serif" w:hAnsi="PT Serif" w:cs="Arial"/>
          <w:sz w:val="20"/>
          <w:szCs w:val="20"/>
        </w:rPr>
        <w:t>were</w:t>
      </w:r>
      <w:r w:rsidR="00FE281E" w:rsidRPr="0084405A">
        <w:rPr>
          <w:rFonts w:ascii="PT Serif" w:hAnsi="PT Serif" w:cs="Arial"/>
          <w:sz w:val="20"/>
          <w:szCs w:val="20"/>
        </w:rPr>
        <w:t xml:space="preserve"> more </w:t>
      </w:r>
      <w:r w:rsidR="00C45682">
        <w:rPr>
          <w:rFonts w:ascii="PT Serif" w:hAnsi="PT Serif" w:cs="Arial"/>
          <w:sz w:val="20"/>
          <w:szCs w:val="20"/>
        </w:rPr>
        <w:t>observed</w:t>
      </w:r>
      <w:r w:rsidR="00FE281E" w:rsidRPr="0084405A">
        <w:rPr>
          <w:rFonts w:ascii="PT Serif" w:hAnsi="PT Serif" w:cs="Arial"/>
          <w:sz w:val="20"/>
          <w:szCs w:val="20"/>
        </w:rPr>
        <w:t xml:space="preserve"> in </w:t>
      </w:r>
      <w:r w:rsidR="00FE281E" w:rsidRPr="0084405A">
        <w:rPr>
          <w:rFonts w:ascii="PT Serif" w:hAnsi="PT Serif" w:cs="Arial"/>
          <w:i/>
          <w:iCs/>
          <w:sz w:val="20"/>
          <w:szCs w:val="20"/>
        </w:rPr>
        <w:t>C. gestroi</w:t>
      </w:r>
      <w:r w:rsidR="00FE281E" w:rsidRPr="0084405A">
        <w:rPr>
          <w:rFonts w:ascii="PT Serif" w:hAnsi="PT Serif" w:cs="Arial"/>
          <w:sz w:val="20"/>
          <w:szCs w:val="20"/>
        </w:rPr>
        <w:t xml:space="preserve">, whose </w:t>
      </w:r>
      <w:r w:rsidR="00FE281E">
        <w:rPr>
          <w:rFonts w:ascii="PT Serif" w:hAnsi="PT Serif" w:cs="Arial"/>
          <w:sz w:val="20"/>
          <w:szCs w:val="20"/>
        </w:rPr>
        <w:t>f</w:t>
      </w:r>
      <w:r w:rsidR="00FE281E" w:rsidRPr="0084405A">
        <w:rPr>
          <w:rFonts w:ascii="PT Serif" w:hAnsi="PT Serif" w:cs="Arial"/>
          <w:sz w:val="20"/>
          <w:szCs w:val="20"/>
        </w:rPr>
        <w:t xml:space="preserve">emales </w:t>
      </w:r>
      <w:r w:rsidR="00FE281E">
        <w:rPr>
          <w:rFonts w:ascii="PT Serif" w:hAnsi="PT Serif" w:cs="Arial"/>
          <w:sz w:val="20"/>
          <w:szCs w:val="20"/>
        </w:rPr>
        <w:t>produce</w:t>
      </w:r>
      <w:r w:rsidR="00FE281E" w:rsidRPr="0084405A">
        <w:rPr>
          <w:rFonts w:ascii="PT Serif" w:hAnsi="PT Serif" w:cs="Arial"/>
          <w:sz w:val="20"/>
          <w:szCs w:val="20"/>
        </w:rPr>
        <w:t xml:space="preserve"> </w:t>
      </w:r>
      <w:r w:rsidR="00FE281E">
        <w:rPr>
          <w:rFonts w:ascii="PT Serif" w:hAnsi="PT Serif" w:cs="Arial"/>
          <w:sz w:val="20"/>
          <w:szCs w:val="20"/>
        </w:rPr>
        <w:t>fewer</w:t>
      </w:r>
      <w:r w:rsidR="00FE281E" w:rsidRPr="0084405A">
        <w:rPr>
          <w:rFonts w:ascii="PT Serif" w:hAnsi="PT Serif" w:cs="Arial"/>
          <w:sz w:val="20"/>
          <w:szCs w:val="20"/>
        </w:rPr>
        <w:t xml:space="preserve"> pheromone</w:t>
      </w:r>
      <w:r w:rsidR="00FE281E">
        <w:rPr>
          <w:rFonts w:ascii="PT Serif" w:hAnsi="PT Serif" w:cs="Arial"/>
          <w:sz w:val="20"/>
          <w:szCs w:val="20"/>
        </w:rPr>
        <w:t>s</w:t>
      </w:r>
      <w:r w:rsidR="00FE281E" w:rsidRPr="0084405A">
        <w:rPr>
          <w:rFonts w:ascii="PT Serif" w:hAnsi="PT Serif" w:cs="Arial"/>
          <w:sz w:val="20"/>
          <w:szCs w:val="20"/>
        </w:rPr>
        <w:t>.</w:t>
      </w:r>
      <w:r w:rsidR="00C45682">
        <w:rPr>
          <w:rFonts w:ascii="PT Serif" w:hAnsi="PT Serif" w:cs="Arial"/>
          <w:sz w:val="20"/>
          <w:szCs w:val="20"/>
        </w:rPr>
        <w:t xml:space="preserve"> Thus, stronger pheromones lead to sender-sender SSB, while weaker pheromones lead to receiver-receiver SSB. In both species, same-sex tandems were less stable than heterosexual tandems, contrasting with the finding with </w:t>
      </w:r>
      <w:r w:rsidR="00C45682" w:rsidRPr="00C45682">
        <w:rPr>
          <w:rFonts w:ascii="PT Serif" w:hAnsi="PT Serif" w:cs="Arial"/>
          <w:i/>
          <w:iCs/>
          <w:sz w:val="20"/>
          <w:szCs w:val="20"/>
        </w:rPr>
        <w:t>Reticulitermes</w:t>
      </w:r>
      <w:r w:rsidR="00C45682">
        <w:rPr>
          <w:rFonts w:ascii="PT Serif" w:hAnsi="PT Serif" w:cs="Arial"/>
          <w:sz w:val="20"/>
          <w:szCs w:val="20"/>
        </w:rPr>
        <w:t xml:space="preserve">, another </w:t>
      </w:r>
      <w:ins w:id="5" w:author="Chouvenc,Thomas" w:date="2024-03-01T09:17:00Z">
        <w:r w:rsidR="000357E4">
          <w:rPr>
            <w:rFonts w:ascii="PT Serif" w:hAnsi="PT Serif" w:cs="Arial"/>
            <w:sz w:val="20"/>
            <w:szCs w:val="20"/>
          </w:rPr>
          <w:t xml:space="preserve">termite </w:t>
        </w:r>
      </w:ins>
      <w:r w:rsidR="00C45682">
        <w:rPr>
          <w:rFonts w:ascii="PT Serif" w:hAnsi="PT Serif" w:cs="Arial"/>
          <w:sz w:val="20"/>
          <w:szCs w:val="20"/>
        </w:rPr>
        <w:t>group that shows frequent same-sex tandems.</w:t>
      </w:r>
      <w:r w:rsidR="00FE281E">
        <w:rPr>
          <w:rFonts w:ascii="PT Serif" w:hAnsi="PT Serif" w:cs="Arial"/>
          <w:sz w:val="20"/>
          <w:szCs w:val="20"/>
        </w:rPr>
        <w:t xml:space="preserve"> </w:t>
      </w:r>
      <w:r w:rsidR="00B33CAE" w:rsidRPr="0084405A">
        <w:rPr>
          <w:rFonts w:ascii="PT Serif" w:hAnsi="PT Serif" w:cs="Arial"/>
          <w:sz w:val="20"/>
          <w:szCs w:val="20"/>
        </w:rPr>
        <w:t xml:space="preserve">The proximate mechanism of </w:t>
      </w:r>
      <w:r w:rsidR="005903E0" w:rsidRPr="0084405A">
        <w:rPr>
          <w:rFonts w:ascii="PT Serif" w:hAnsi="PT Serif" w:cs="Arial"/>
          <w:sz w:val="20"/>
          <w:szCs w:val="20"/>
        </w:rPr>
        <w:t>SSB</w:t>
      </w:r>
      <w:r w:rsidR="00B33CAE" w:rsidRPr="0084405A">
        <w:rPr>
          <w:rFonts w:ascii="PT Serif" w:hAnsi="PT Serif" w:cs="Arial"/>
          <w:sz w:val="20"/>
          <w:szCs w:val="20"/>
        </w:rPr>
        <w:t xml:space="preserve"> </w:t>
      </w:r>
      <w:r w:rsidR="00FE281E">
        <w:rPr>
          <w:rFonts w:ascii="PT Serif" w:hAnsi="PT Serif" w:cs="Arial"/>
          <w:sz w:val="20"/>
          <w:szCs w:val="20"/>
        </w:rPr>
        <w:t>is</w:t>
      </w:r>
      <w:r w:rsidR="00B33CAE" w:rsidRPr="0084405A">
        <w:rPr>
          <w:rFonts w:ascii="PT Serif" w:hAnsi="PT Serif" w:cs="Arial"/>
          <w:sz w:val="20"/>
          <w:szCs w:val="20"/>
        </w:rPr>
        <w:t xml:space="preserve"> diverse, reflecting</w:t>
      </w:r>
      <w:r w:rsidR="00FE4E7F" w:rsidRPr="0084405A">
        <w:rPr>
          <w:rFonts w:ascii="PT Serif" w:hAnsi="PT Serif" w:cs="Arial"/>
          <w:sz w:val="20"/>
          <w:szCs w:val="20"/>
        </w:rPr>
        <w:t xml:space="preserve"> </w:t>
      </w:r>
      <w:r w:rsidRPr="0084405A">
        <w:rPr>
          <w:rFonts w:ascii="PT Serif" w:hAnsi="PT Serif" w:cs="Arial"/>
          <w:sz w:val="20"/>
          <w:szCs w:val="20"/>
        </w:rPr>
        <w:t>the heterosexual context</w:t>
      </w:r>
      <w:r w:rsidR="00B33CAE" w:rsidRPr="0084405A">
        <w:rPr>
          <w:rFonts w:ascii="PT Serif" w:hAnsi="PT Serif" w:cs="Arial"/>
          <w:sz w:val="20"/>
          <w:szCs w:val="20"/>
        </w:rPr>
        <w:t>.</w:t>
      </w:r>
    </w:p>
    <w:p w14:paraId="538762E3" w14:textId="77777777" w:rsidR="00641689" w:rsidRPr="0084405A" w:rsidRDefault="00641689" w:rsidP="007473BD">
      <w:pPr>
        <w:pStyle w:val="NormalWeb"/>
        <w:snapToGrid w:val="0"/>
        <w:spacing w:before="0" w:beforeAutospacing="0" w:after="0" w:afterAutospacing="0"/>
        <w:jc w:val="both"/>
        <w:rPr>
          <w:rFonts w:ascii="PT Serif" w:hAnsi="PT Serif" w:cs="Arial"/>
          <w:sz w:val="20"/>
          <w:szCs w:val="20"/>
        </w:rPr>
      </w:pPr>
    </w:p>
    <w:p w14:paraId="5D841959" w14:textId="32032B71" w:rsidR="001A68CD" w:rsidRPr="0084405A" w:rsidRDefault="001A68CD" w:rsidP="007473BD">
      <w:pPr>
        <w:pStyle w:val="NormalWeb"/>
        <w:snapToGrid w:val="0"/>
        <w:spacing w:before="0" w:beforeAutospacing="0" w:after="0" w:afterAutospacing="0"/>
        <w:jc w:val="both"/>
        <w:rPr>
          <w:rFonts w:ascii="PT Serif" w:hAnsi="PT Serif"/>
          <w:sz w:val="20"/>
          <w:szCs w:val="20"/>
        </w:rPr>
      </w:pPr>
      <w:r w:rsidRPr="0084405A">
        <w:rPr>
          <w:rFonts w:ascii="PT Serif" w:hAnsi="PT Serif" w:cs="Arial"/>
          <w:b/>
          <w:bCs/>
          <w:sz w:val="20"/>
          <w:szCs w:val="20"/>
        </w:rPr>
        <w:t>Keywords</w:t>
      </w:r>
      <w:r w:rsidR="00641689" w:rsidRPr="0084405A">
        <w:rPr>
          <w:rFonts w:ascii="PT Serif" w:hAnsi="PT Serif" w:cs="Arial"/>
          <w:sz w:val="20"/>
          <w:szCs w:val="20"/>
        </w:rPr>
        <w:t xml:space="preserve">: homosexual behavior, movement coordination, pheromone, </w:t>
      </w:r>
      <w:commentRangeStart w:id="6"/>
      <w:commentRangeStart w:id="7"/>
      <w:commentRangeStart w:id="8"/>
      <w:proofErr w:type="gramStart"/>
      <w:r w:rsidR="00641689" w:rsidRPr="0084405A">
        <w:rPr>
          <w:rFonts w:ascii="PT Serif" w:hAnsi="PT Serif" w:cs="Arial"/>
          <w:sz w:val="20"/>
          <w:szCs w:val="20"/>
        </w:rPr>
        <w:t>same-sex</w:t>
      </w:r>
      <w:proofErr w:type="gramEnd"/>
      <w:r w:rsidR="00641689" w:rsidRPr="0084405A">
        <w:rPr>
          <w:rFonts w:ascii="PT Serif" w:hAnsi="PT Serif" w:cs="Arial"/>
          <w:sz w:val="20"/>
          <w:szCs w:val="20"/>
        </w:rPr>
        <w:t xml:space="preserve"> </w:t>
      </w:r>
      <w:del w:id="9" w:author="Nobuaki Mizumoto" w:date="2024-03-02T05:29:00Z">
        <w:r w:rsidR="00641689" w:rsidRPr="0084405A" w:rsidDel="00AE0FC6">
          <w:rPr>
            <w:rFonts w:ascii="PT Serif" w:hAnsi="PT Serif" w:cs="Arial"/>
            <w:sz w:val="20"/>
            <w:szCs w:val="20"/>
          </w:rPr>
          <w:delText>sexual behavior</w:delText>
        </w:r>
        <w:commentRangeEnd w:id="6"/>
        <w:r w:rsidR="000357E4" w:rsidDel="00AE0FC6">
          <w:rPr>
            <w:rStyle w:val="CommentReference"/>
            <w:rFonts w:asciiTheme="minorHAnsi" w:eastAsiaTheme="minorEastAsia" w:hAnsiTheme="minorHAnsi" w:cstheme="minorBidi"/>
          </w:rPr>
          <w:commentReference w:id="6"/>
        </w:r>
        <w:commentRangeEnd w:id="7"/>
        <w:r w:rsidR="00E0687E" w:rsidDel="00AE0FC6">
          <w:rPr>
            <w:rStyle w:val="CommentReference"/>
            <w:rFonts w:asciiTheme="minorHAnsi" w:eastAsiaTheme="minorEastAsia" w:hAnsiTheme="minorHAnsi" w:cstheme="minorBidi"/>
          </w:rPr>
          <w:commentReference w:id="7"/>
        </w:r>
      </w:del>
      <w:commentRangeEnd w:id="8"/>
      <w:r w:rsidR="00AE0FC6">
        <w:rPr>
          <w:rStyle w:val="CommentReference"/>
          <w:rFonts w:asciiTheme="minorHAnsi" w:eastAsiaTheme="minorEastAsia" w:hAnsiTheme="minorHAnsi" w:cstheme="minorBidi"/>
        </w:rPr>
        <w:commentReference w:id="8"/>
      </w:r>
      <w:ins w:id="10" w:author="Nobuaki Mizumoto" w:date="2024-03-02T05:29:00Z">
        <w:r w:rsidR="00AE0FC6">
          <w:rPr>
            <w:rFonts w:ascii="PT Serif" w:hAnsi="PT Serif" w:cs="Arial"/>
            <w:sz w:val="20"/>
            <w:szCs w:val="20"/>
          </w:rPr>
          <w:t>pairing</w:t>
        </w:r>
      </w:ins>
      <w:r w:rsidR="00641689" w:rsidRPr="0084405A">
        <w:rPr>
          <w:rFonts w:ascii="PT Serif" w:hAnsi="PT Serif" w:cs="Arial"/>
          <w:sz w:val="20"/>
          <w:szCs w:val="20"/>
        </w:rPr>
        <w:t>, social insects</w:t>
      </w:r>
    </w:p>
    <w:p w14:paraId="43E74DBD" w14:textId="77777777" w:rsidR="00641689" w:rsidRPr="0084405A" w:rsidRDefault="00641689" w:rsidP="007473BD">
      <w:pPr>
        <w:snapToGrid w:val="0"/>
        <w:spacing w:after="0" w:line="240" w:lineRule="auto"/>
        <w:jc w:val="both"/>
        <w:rPr>
          <w:rFonts w:ascii="PT Serif" w:hAnsi="PT Serif"/>
          <w:sz w:val="20"/>
          <w:szCs w:val="20"/>
        </w:rPr>
      </w:pPr>
    </w:p>
    <w:p w14:paraId="01CF8829" w14:textId="6D9AE2E9" w:rsidR="004776A7" w:rsidRPr="00500E55" w:rsidRDefault="004776A7" w:rsidP="007473BD">
      <w:pPr>
        <w:snapToGrid w:val="0"/>
        <w:spacing w:after="0" w:line="240" w:lineRule="auto"/>
        <w:jc w:val="both"/>
        <w:rPr>
          <w:rFonts w:ascii="PT Serif" w:hAnsi="PT Serif"/>
          <w:b/>
          <w:bCs/>
          <w:sz w:val="20"/>
          <w:szCs w:val="20"/>
        </w:rPr>
      </w:pPr>
      <w:r w:rsidRPr="00500E55">
        <w:rPr>
          <w:rFonts w:ascii="PT Serif" w:hAnsi="PT Serif"/>
          <w:b/>
          <w:bCs/>
          <w:sz w:val="20"/>
          <w:szCs w:val="20"/>
        </w:rPr>
        <w:t>Introduction</w:t>
      </w:r>
    </w:p>
    <w:p w14:paraId="0480D85C" w14:textId="01B2AE27" w:rsidR="005E1A25" w:rsidRPr="00500E55" w:rsidRDefault="002832CE" w:rsidP="00264854">
      <w:pPr>
        <w:snapToGrid w:val="0"/>
        <w:spacing w:after="0" w:line="240" w:lineRule="auto"/>
        <w:ind w:firstLine="567"/>
        <w:jc w:val="both"/>
        <w:rPr>
          <w:rFonts w:ascii="PT Serif" w:hAnsi="PT Serif"/>
          <w:sz w:val="20"/>
          <w:szCs w:val="20"/>
        </w:rPr>
      </w:pPr>
      <w:r w:rsidRPr="00500E55">
        <w:rPr>
          <w:rFonts w:ascii="PT Serif" w:hAnsi="PT Serif"/>
          <w:sz w:val="20"/>
          <w:szCs w:val="20"/>
        </w:rPr>
        <w:t>Same-sex sexual behavior</w:t>
      </w:r>
      <w:r w:rsidR="00824BE7" w:rsidRPr="00500E55">
        <w:rPr>
          <w:rFonts w:ascii="PT Serif" w:hAnsi="PT Serif"/>
          <w:sz w:val="20"/>
          <w:szCs w:val="20"/>
        </w:rPr>
        <w:t xml:space="preserve"> (SSB)</w:t>
      </w:r>
      <w:r w:rsidRPr="00500E55">
        <w:rPr>
          <w:rFonts w:ascii="PT Serif" w:hAnsi="PT Serif"/>
          <w:sz w:val="20"/>
          <w:szCs w:val="20"/>
        </w:rPr>
        <w:t xml:space="preserve"> is widespread </w:t>
      </w:r>
      <w:r w:rsidR="00824BE7" w:rsidRPr="00500E55">
        <w:rPr>
          <w:rFonts w:ascii="PT Serif" w:hAnsi="PT Serif"/>
          <w:sz w:val="20"/>
          <w:szCs w:val="20"/>
        </w:rPr>
        <w:t>among diverse</w:t>
      </w:r>
      <w:r w:rsidRPr="00500E55">
        <w:rPr>
          <w:rFonts w:ascii="PT Serif" w:hAnsi="PT Serif"/>
          <w:sz w:val="20"/>
          <w:szCs w:val="20"/>
        </w:rPr>
        <w:t xml:space="preserve"> animals</w:t>
      </w:r>
      <w:r w:rsidR="00824BE7" w:rsidRPr="00500E55">
        <w:rPr>
          <w:rFonts w:ascii="PT Serif" w:hAnsi="PT Serif"/>
          <w:sz w:val="20"/>
          <w:szCs w:val="20"/>
        </w:rPr>
        <w:t xml:space="preserve"> with considerable variations across taxa</w:t>
      </w:r>
      <w:r w:rsidR="00E84C60" w:rsidRPr="00500E55">
        <w:rPr>
          <w:rFonts w:ascii="PT Serif" w:hAnsi="PT Serif"/>
          <w:sz w:val="20"/>
          <w:szCs w:val="20"/>
        </w:rPr>
        <w:t xml:space="preserve"> </w:t>
      </w:r>
      <w:r w:rsidR="00E84C60" w:rsidRPr="00500E55">
        <w:rPr>
          <w:rFonts w:ascii="PT Serif" w:hAnsi="PT Serif"/>
          <w:sz w:val="20"/>
          <w:szCs w:val="20"/>
        </w:rPr>
        <w:fldChar w:fldCharType="begin"/>
      </w:r>
      <w:r w:rsidR="00374CA1">
        <w:rPr>
          <w:rFonts w:ascii="PT Serif" w:hAnsi="PT Serif"/>
          <w:sz w:val="20"/>
          <w:szCs w:val="20"/>
        </w:rPr>
        <w:instrText xml:space="preserve"> ADDIN ZOTERO_ITEM CSL_CITATION {"citationID":"OYkQv4q0","properties":{"formattedCitation":"[1\\uc0\\u8211{}3]","plainCitation":"[1–3]","noteIndex":0},"citationItems":[{"id":334,"uris":["http://zotero.org/users/9949769/items/3KQPMA93"],"itemData":{"id":334,"type":"book","event-place":"New York","publisher":"NY: St. Martins' Press","publisher-place":"New York","title":"Biological exuberance: Animal homosexuality and natural diversity","author":[{"family":"Bagemihl","given":"B"}],"issued":{"date-parts":[["1999"]]}}},{"id":2611,"uris":["http://zotero.org/users/9949769/items/QFREZUBX"],"itemData":{"id":2611,"type":"article-journal","abstract":"Same-sex sexual behavior has been extensively docu- mented in non-human animals. Here we review the contexts in which it has been studied, focusing on case studies that have tested both adaptive and non-adaptive explanations for the persistence of same-sex sexual behavior. Researchers have begun to make headway unraveling possible evolutionary origins of these beha- viors and reasons for their maintenance in populations, and we advocate expanding these approaches to examine their role as agents of evolutionary change. Future research employing theoretical, comparative and experimental approaches could provide a greater understanding not only of how selection might have driven the evolution of same-sex sexual behaviors but also ways in which such behaviors act as selective forces that shape social, morphological and behavioral evol- ution.","container-title":"Trends in Ecology &amp; Evolution","DOI":"10.1016/j.tree.2009.03.014","ISSN":"01695347","issue":"8","page":"439-446","title":"Same-sex sexual behavior and evolution","volume":"24","author":[{"family":"Bailey","given":"Nathan W."},{"family":"Zuk","given":"Marlene"}],"issued":{"date-parts":[["2009"]]}}},{"id":985,"uris":["http://zotero.org/users/9949769/items/RG6KKUWL"],"itemData":{"id":985,"type":"article-journal","abstract":"Same-sex sexual (SSS) behavior represents an evo- lutionary puzzle: whilst associated costs seem obvious, posi- tive contributions to fitness remain unclear. Various adaptive explanations have been proposed and thorough reviews exist for vertebrates, but a thorough synthesis of causes for SSS behavior in invertebrates is lacking.Herewe provide evidence for such behavior in ~110 species of insects and arachnids. Males are more frequently involved in SSS behavior in the laboratory than in the field, and isolation, high density, and exposure to female pheromones increase its prevalence. SSS behavior is often shorter than the equivalent heterosexual behavior. Most cases can be explained via mistaken identifi- cation by the active (courting/mounting) male. Adaptive ex- planations, such as sperm transfer of the mounting male via themounted one or gaining experience by youngmales, are of limited general significance. The passive (being courted/ mounted) male is sometimes responsible for this “mistake” by releasing sex pheromones or carrying female pheromones that were attached to his cuticle during prior mating activity. Passive males often resist courting/mating attempts. SSS be- havior in arthropods is predominantly based on mistaken identification and is probably maintained because the cost of rejecting a valid opportunity to mate with a female is greater than that of mistakenly mating with a male. Many species Communicated by D. Gwynne Electronic supplementary material The online version of this article (doi:10.1007/s00265-013-1610-x) contains supplementary material, which is available to authorized users. I. Scharf (*) Department of Zoology, Faculty of Life Sciences, Tel Aviv University, 69978 Tel Aviv, Israel e-mail: scharfi@post.tau.ac.il O. Y. Martin Experimental Ecology, Institute of Integrative Biology IBZ, ETH Zurich, Zurich, Switzerland e-mail: oliver.martin@env.ethz.ch exhibiting SSS behavior also mate with related species, an- other case of mistaken identification. Future research should focus on uncovering the situations/contexts inwhich mistaken identification is more or less costly for males.","container-title":"Behavioral Ecology and Sociobiology","DOI":"10.1007/s00265-013-1610-x","ISSN":"03405443","issue":"11","page":"1719-1730","title":"Same-sex sexual behavior in insects and arachnids: prevalence, causes, and consequences","volume":"67","author":[{"family":"Scharf","given":"Inon"},{"family":"Martin","given":"Oliver Y."}],"issued":{"date-parts":[["2013"]]}}}],"schema":"https://github.com/citation-style-language/schema/raw/master/csl-citation.json"} </w:instrText>
      </w:r>
      <w:r w:rsidR="00E84C60" w:rsidRPr="00500E55">
        <w:rPr>
          <w:rFonts w:ascii="PT Serif" w:hAnsi="PT Serif"/>
          <w:sz w:val="20"/>
          <w:szCs w:val="20"/>
        </w:rPr>
        <w:fldChar w:fldCharType="separate"/>
      </w:r>
      <w:r w:rsidR="000247A9" w:rsidRPr="00500E55">
        <w:rPr>
          <w:rFonts w:ascii="PT Serif" w:hAnsi="PT Serif" w:cs="Times New Roman"/>
          <w:sz w:val="20"/>
          <w:szCs w:val="24"/>
        </w:rPr>
        <w:t>[1–3]</w:t>
      </w:r>
      <w:r w:rsidR="00E84C60" w:rsidRPr="00500E55">
        <w:rPr>
          <w:rFonts w:ascii="PT Serif" w:hAnsi="PT Serif"/>
          <w:sz w:val="20"/>
          <w:szCs w:val="20"/>
        </w:rPr>
        <w:fldChar w:fldCharType="end"/>
      </w:r>
      <w:r w:rsidRPr="00500E55">
        <w:rPr>
          <w:rFonts w:ascii="PT Serif" w:hAnsi="PT Serif"/>
          <w:sz w:val="20"/>
          <w:szCs w:val="20"/>
        </w:rPr>
        <w:t>.</w:t>
      </w:r>
      <w:r w:rsidR="0086095C" w:rsidRPr="00500E55">
        <w:rPr>
          <w:rFonts w:ascii="PT Serif" w:hAnsi="PT Serif"/>
          <w:sz w:val="20"/>
          <w:szCs w:val="20"/>
        </w:rPr>
        <w:t xml:space="preserve"> In most </w:t>
      </w:r>
      <w:r w:rsidR="00BE78C3" w:rsidRPr="00500E55">
        <w:rPr>
          <w:rFonts w:ascii="PT Serif" w:hAnsi="PT Serif"/>
          <w:sz w:val="20"/>
          <w:szCs w:val="20"/>
        </w:rPr>
        <w:t>species</w:t>
      </w:r>
      <w:r w:rsidR="0086095C" w:rsidRPr="00500E55">
        <w:rPr>
          <w:rFonts w:ascii="PT Serif" w:hAnsi="PT Serif"/>
          <w:sz w:val="20"/>
          <w:szCs w:val="20"/>
        </w:rPr>
        <w:t xml:space="preserve">, the SSB is considered the </w:t>
      </w:r>
      <w:r w:rsidR="00E84C60" w:rsidRPr="00500E55">
        <w:rPr>
          <w:rFonts w:ascii="PT Serif" w:hAnsi="PT Serif"/>
          <w:sz w:val="20"/>
          <w:szCs w:val="20"/>
        </w:rPr>
        <w:t>result</w:t>
      </w:r>
      <w:r w:rsidR="0086095C" w:rsidRPr="00500E55">
        <w:rPr>
          <w:rFonts w:ascii="PT Serif" w:hAnsi="PT Serif"/>
          <w:sz w:val="20"/>
          <w:szCs w:val="20"/>
        </w:rPr>
        <w:t xml:space="preserve"> of mistaken identity</w:t>
      </w:r>
      <w:r w:rsidR="00E84C60" w:rsidRPr="00500E55">
        <w:rPr>
          <w:rFonts w:ascii="PT Serif" w:hAnsi="PT Serif"/>
          <w:sz w:val="20"/>
          <w:szCs w:val="20"/>
        </w:rPr>
        <w:t xml:space="preserve"> </w:t>
      </w:r>
      <w:r w:rsidR="00E84C60" w:rsidRPr="00500E55">
        <w:rPr>
          <w:rFonts w:ascii="PT Serif" w:hAnsi="PT Serif"/>
          <w:sz w:val="20"/>
          <w:szCs w:val="20"/>
        </w:rPr>
        <w:fldChar w:fldCharType="begin"/>
      </w:r>
      <w:r w:rsidR="00374CA1">
        <w:rPr>
          <w:rFonts w:ascii="PT Serif" w:hAnsi="PT Serif"/>
          <w:sz w:val="20"/>
          <w:szCs w:val="20"/>
        </w:rPr>
        <w:instrText xml:space="preserve"> ADDIN ZOTERO_ITEM CSL_CITATION {"citationID":"Z10BPQ2J","properties":{"formattedCitation":"[3,4]","plainCitation":"[3,4]","noteIndex":0},"citationItems":[{"id":2960,"uris":["http://zotero.org/users/9949769/items/YMVYZXLS"],"itemData":{"id":2960,"type":"article-journal","abstract":"Same-sex sexual behaviour (SSB) has been recorded in over 1,500 animal species with a widespread distribution across most major clades. Evolutionary biologists have long sought to uncover the adaptive origins of ‘homosexual behaviour’ in an attempt to resolve this apparent Darwinian paradox: how has SSB repeatedly evolved and persisted despite its presumed fitness costs? This question implicitly assumes that ‘heterosexual’ or exclusive different-sex sexual behaviour (DSB) is the baseline condition for animals, from which SSB has evolved. We question the idea that SSB necessarily presents an evolutionary conundrum, and suggest that the literature includes unchecked assumptions regarding the costs, benefits and origins of SSB. Instead, we offer an alternative null hypothesis for the evolutionary origin of SSB that, through a subtle shift in perspective, moves away from the expectation that the origin and maintenance of SSB is a problem in need of a solution. We argue that the frequently implicit assumption of DSB as ancestral has not been rigorously examined, and instead hypothesize an ancestral condition of indiscriminate sexual behaviours directed towards all sexes. By shifting the lens through which we study animal sexual behaviour, we can more fruitfully examine the evolutionary history of diverse sexual strategies.","container-title":"Nature Ecology and Evolution","DOI":"10.1038/s41559-019-1019-7","ISSN":"2397334X","issue":"12","note":"PMID: 31740842\npublisher: Springer US\nISBN: 4155901910197","page":"1622-1631","title":"An alternative hypothesis for the evolution of same-sex sexual behaviour in animals","volume":"3","author":[{"family":"Monk","given":"Julia D."},{"family":"Giglio","given":"Erin"},{"family":"Kamath","given":"Ambika"},{"family":"Lambert","given":"Max R."},{"family":"McDonough","given":"Caitlin E."}],"issued":{"date-parts":[["2019"]]}}},{"id":985,"uris":["http://zotero.org/users/9949769/items/RG6KKUWL"],"itemData":{"id":985,"type":"article-journal","abstract":"Same-sex sexual (SSS) behavior represents an evo- lutionary puzzle: whilst associated costs seem obvious, posi- tive contributions to fitness remain unclear. Various adaptive explanations have been proposed and thorough reviews exist for vertebrates, but a thorough synthesis of causes for SSS behavior in invertebrates is lacking.Herewe provide evidence for such behavior in ~110 species of insects and arachnids. Males are more frequently involved in SSS behavior in the laboratory than in the field, and isolation, high density, and exposure to female pheromones increase its prevalence. SSS behavior is often shorter than the equivalent heterosexual behavior. Most cases can be explained via mistaken identifi- cation by the active (courting/mounting) male. Adaptive ex- planations, such as sperm transfer of the mounting male via themounted one or gaining experience by youngmales, are of limited general significance. The passive (being courted/ mounted) male is sometimes responsible for this “mistake” by releasing sex pheromones or carrying female pheromones that were attached to his cuticle during prior mating activity. Passive males often resist courting/mating attempts. SSS be- havior in arthropods is predominantly based on mistaken identification and is probably maintained because the cost of rejecting a valid opportunity to mate with a female is greater than that of mistakenly mating with a male. Many species Communicated by D. Gwynne Electronic supplementary material The online version of this article (doi:10.1007/s00265-013-1610-x) contains supplementary material, which is available to authorized users. I. Scharf (*) Department of Zoology, Faculty of Life Sciences, Tel Aviv University, 69978 Tel Aviv, Israel e-mail: scharfi@post.tau.ac.il O. Y. Martin Experimental Ecology, Institute of Integrative Biology IBZ, ETH Zurich, Zurich, Switzerland e-mail: oliver.martin@env.ethz.ch exhibiting SSS behavior also mate with related species, an- other case of mistaken identification. Future research should focus on uncovering the situations/contexts inwhich mistaken identification is more or less costly for males.","container-title":"Behavioral Ecology and Sociobiology","DOI":"10.1007/s00265-013-1610-x","ISSN":"03405443","issue":"11","page":"1719-1730","title":"Same-sex sexual behavior in insects and arachnids: prevalence, causes, and consequences","volume":"67","author":[{"family":"Scharf","given":"Inon"},{"family":"Martin","given":"Oliver Y."}],"issued":{"date-parts":[["2013"]]}}}],"schema":"https://github.com/citation-style-language/schema/raw/master/csl-citation.json"} </w:instrText>
      </w:r>
      <w:r w:rsidR="00E84C60" w:rsidRPr="00500E55">
        <w:rPr>
          <w:rFonts w:ascii="PT Serif" w:hAnsi="PT Serif"/>
          <w:sz w:val="20"/>
          <w:szCs w:val="20"/>
        </w:rPr>
        <w:fldChar w:fldCharType="separate"/>
      </w:r>
      <w:r w:rsidR="000247A9" w:rsidRPr="00500E55">
        <w:rPr>
          <w:rFonts w:ascii="PT Serif" w:hAnsi="PT Serif"/>
          <w:sz w:val="20"/>
        </w:rPr>
        <w:t>[3,4]</w:t>
      </w:r>
      <w:r w:rsidR="00E84C60" w:rsidRPr="00500E55">
        <w:rPr>
          <w:rFonts w:ascii="PT Serif" w:hAnsi="PT Serif"/>
          <w:sz w:val="20"/>
          <w:szCs w:val="20"/>
        </w:rPr>
        <w:fldChar w:fldCharType="end"/>
      </w:r>
      <w:r w:rsidR="0086095C" w:rsidRPr="00500E55">
        <w:rPr>
          <w:rFonts w:ascii="PT Serif" w:hAnsi="PT Serif"/>
          <w:sz w:val="20"/>
          <w:szCs w:val="20"/>
        </w:rPr>
        <w:t>, while in some cases, SSB</w:t>
      </w:r>
      <w:r w:rsidR="00E84C60" w:rsidRPr="00500E55">
        <w:rPr>
          <w:rFonts w:ascii="PT Serif" w:hAnsi="PT Serif"/>
          <w:sz w:val="20"/>
          <w:szCs w:val="20"/>
        </w:rPr>
        <w:t xml:space="preserve"> provides adaptive value </w:t>
      </w:r>
      <w:r w:rsidR="00731979" w:rsidRPr="00500E55">
        <w:rPr>
          <w:rFonts w:ascii="PT Serif" w:hAnsi="PT Serif"/>
          <w:sz w:val="20"/>
          <w:szCs w:val="20"/>
        </w:rPr>
        <w:t>by</w:t>
      </w:r>
      <w:r w:rsidR="00E84C60" w:rsidRPr="00500E55">
        <w:rPr>
          <w:rFonts w:ascii="PT Serif" w:hAnsi="PT Serif"/>
          <w:sz w:val="20"/>
          <w:szCs w:val="20"/>
        </w:rPr>
        <w:t xml:space="preserve"> </w:t>
      </w:r>
      <w:r w:rsidR="00264854" w:rsidRPr="00500E55">
        <w:rPr>
          <w:rFonts w:ascii="PT Serif" w:hAnsi="PT Serif"/>
          <w:sz w:val="20"/>
          <w:szCs w:val="20"/>
        </w:rPr>
        <w:t xml:space="preserve">making the best of a bad job with the shortage of heterosexual </w:t>
      </w:r>
      <w:r w:rsidR="00FE281E">
        <w:rPr>
          <w:rFonts w:ascii="PT Serif" w:hAnsi="PT Serif"/>
          <w:sz w:val="20"/>
          <w:szCs w:val="20"/>
        </w:rPr>
        <w:t>partners</w:t>
      </w:r>
      <w:r w:rsidR="00264854" w:rsidRPr="00500E55">
        <w:rPr>
          <w:rFonts w:ascii="PT Serif" w:hAnsi="PT Serif"/>
          <w:sz w:val="20"/>
          <w:szCs w:val="20"/>
        </w:rPr>
        <w:t xml:space="preserve"> </w:t>
      </w:r>
      <w:r w:rsidR="00264854" w:rsidRPr="00500E55">
        <w:rPr>
          <w:rFonts w:ascii="PT Serif" w:hAnsi="PT Serif"/>
          <w:sz w:val="20"/>
          <w:szCs w:val="20"/>
        </w:rPr>
        <w:fldChar w:fldCharType="begin"/>
      </w:r>
      <w:r w:rsidR="00374CA1">
        <w:rPr>
          <w:rFonts w:ascii="PT Serif" w:hAnsi="PT Serif"/>
          <w:sz w:val="20"/>
          <w:szCs w:val="20"/>
        </w:rPr>
        <w:instrText xml:space="preserve"> ADDIN ZOTERO_ITEM CSL_CITATION {"citationID":"crpskRto","properties":{"formattedCitation":"[5,6]","plainCitation":"[5,6]","noteIndex":0},"citationItems":[{"id":2612,"uris":["http://zotero.org/users/9949769/items/EKNSS3AY"],"itemData":{"id":2612,"type":"article-journal","abstract":"A wide variety of animals display same-sex behaviours, including courtship, copulation and pairing. However, these behaviours create a paradox, as selection seemingly acts on maladaptive traits, and they have often been regarded as cases of mistaken identity, especially in invertebrates. We show that termite males show nest establishment and pairing formation that usually occur in monogamous colony foundation and demonstrate how this contributes to their fitness. We found that pairs of male dealates stopped searching for females and established nests without females, although single males rarely ceased searching for mates. Males in these male???male pairings had much higher survival than single males. Our colony fusion experiment showed that a male in a surviving same-sex pair can replace a male in an incipient colony and produce offspring. A mathematical model demonstrated that the observed strategy of establishing a male???male pairing instead of searching for females is advantageous when the risk of predation is high, even when colony fusion is very rare. These results indicate that, under certain ecological conditions, a cooperative same-sex pairing with a potential rival for reproduction can be adaptive. Our study implies the existence of various possibilities for explaining the adaptive significance of same-sex sexual behaviours.","container-title":"Animal Behaviour","DOI":"10.1016/j.anbehav.2016.07.007","ISSN":"00033472","license":"All rights reserved","page":"179-187","title":"Male same-sex pairing as an adaptive strategy for future reproduction in termites","volume":"119","author":[{"family":"Mizumoto","given":"Nobuaki"},{"family":"Yashiro","given":"Toshihisa"},{"family":"Matsuura","given":"Kenji"}],"issued":{"date-parts":[["2016"]]}}},{"id":3310,"uris":["http://zotero.org/users/9949769/items/BPUF2S8M"],"itemData":{"id":3310,"type":"article-journal","abstract":"Same-sex pairing is widespread among animals but is difficult to explain in an evolutionary context because it does not result in reproduction, and thus same-sex behaviour often is viewed as maladaptive. Here, we compare survival, fecundity and transition probabilities of female Laysan albatross in different pair types, and we show how female-female pairing could be an adaptive alternative mating strategy, albeit one that resulted in lower fitness than male-female pairing. Females in same-sex pairs produced 80% fewer chicks, had lower survival and skipped breeding more often than those in male-female pairs. Females in same-sex pairs that raised a chick sometimes acquired a male mate in the following year, but females in failed same-sex pairs never did, suggesting that males exert sexual selection by assessing female quality and relegating low-quality females into same-sex pairs. Sexual selection by males in a monomorphic, non-ornamented species is rare and suggests that reconsideration is needed of the circumstances in which alternative reproductive behaviour evolves. Given the lack of males and obligate biparental care in this species, this research demonstrates how same-sex pairing was better than not breeding and highlights how it could be an adaptive strategy under certain demographic conditions. © 2013 The Author(s) Published by the Royal Society. All rights reserved.","container-title":"Proceedings of the Royal Society B: Biological Sciences","DOI":"10.1098/rspb.2013.2473","ISSN":"14712954","issue":"1775","note":"PMID: 24285198","title":"Adaptive value of same-sex pairing in Laysan albatross","volume":"281","author":[{"family":"Young","given":"Lindsay C."},{"family":"VanderWerf","given":"Eric A."}],"issued":{"date-parts":[["2013"]]}}}],"schema":"https://github.com/citation-style-language/schema/raw/master/csl-citation.json"} </w:instrText>
      </w:r>
      <w:r w:rsidR="00264854" w:rsidRPr="00500E55">
        <w:rPr>
          <w:rFonts w:ascii="PT Serif" w:hAnsi="PT Serif"/>
          <w:sz w:val="20"/>
          <w:szCs w:val="20"/>
        </w:rPr>
        <w:fldChar w:fldCharType="separate"/>
      </w:r>
      <w:r w:rsidR="000247A9" w:rsidRPr="00500E55">
        <w:rPr>
          <w:rFonts w:ascii="PT Serif" w:hAnsi="PT Serif"/>
          <w:sz w:val="20"/>
        </w:rPr>
        <w:t>[5,6]</w:t>
      </w:r>
      <w:r w:rsidR="00264854" w:rsidRPr="00500E55">
        <w:rPr>
          <w:rFonts w:ascii="PT Serif" w:hAnsi="PT Serif"/>
          <w:sz w:val="20"/>
          <w:szCs w:val="20"/>
        </w:rPr>
        <w:fldChar w:fldCharType="end"/>
      </w:r>
      <w:r w:rsidR="0086095C" w:rsidRPr="00500E55">
        <w:rPr>
          <w:rFonts w:ascii="PT Serif" w:hAnsi="PT Serif"/>
          <w:sz w:val="20"/>
          <w:szCs w:val="20"/>
        </w:rPr>
        <w:t xml:space="preserve">. In either case, </w:t>
      </w:r>
      <w:r w:rsidR="005E1A25" w:rsidRPr="00500E55">
        <w:rPr>
          <w:rFonts w:ascii="PT Serif" w:hAnsi="PT Serif"/>
          <w:sz w:val="20"/>
          <w:szCs w:val="20"/>
        </w:rPr>
        <w:t>the occurrence of SSB is dependent on the mode of mating strategy in heterosexual contexts</w:t>
      </w:r>
      <w:r w:rsidR="008E656B" w:rsidRPr="00500E55">
        <w:rPr>
          <w:rFonts w:ascii="PT Serif" w:hAnsi="PT Serif"/>
          <w:sz w:val="20"/>
          <w:szCs w:val="20"/>
        </w:rPr>
        <w:t xml:space="preserve"> and strongly affected by the accuracy and carefulness of sex identification of the mating partner</w:t>
      </w:r>
      <w:r w:rsidR="005E1A25" w:rsidRPr="00500E55">
        <w:rPr>
          <w:rFonts w:ascii="PT Serif" w:hAnsi="PT Serif"/>
          <w:sz w:val="20"/>
          <w:szCs w:val="20"/>
        </w:rPr>
        <w:t xml:space="preserve"> </w:t>
      </w:r>
      <w:r w:rsidR="005E1A25" w:rsidRPr="00500E55">
        <w:rPr>
          <w:rFonts w:ascii="PT Serif" w:hAnsi="PT Serif"/>
          <w:sz w:val="20"/>
          <w:szCs w:val="20"/>
        </w:rPr>
        <w:fldChar w:fldCharType="begin"/>
      </w:r>
      <w:r w:rsidR="00374CA1">
        <w:rPr>
          <w:rFonts w:ascii="PT Serif" w:hAnsi="PT Serif"/>
          <w:sz w:val="20"/>
          <w:szCs w:val="20"/>
        </w:rPr>
        <w:instrText xml:space="preserve"> ADDIN ZOTERO_ITEM CSL_CITATION {"citationID":"3bZVFH9F","properties":{"formattedCitation":"[7]","plainCitation":"[7]","noteIndex":0},"citationItems":[{"id":3087,"uris":["http://zotero.org/users/9949769/items/7H3G75P6"],"itemData":{"id":3087,"type":"article-journal","abstract":"The widespread presence of same-sex sexual behaviour (SSB) has long been thought to pose an evolutionary conundrum, as participants in SSB suffer the cost of failing to reproduce after expending the time and energy to find a mate. The potential for SSB to occur as part of an optimal strategy has received less attention, although indiscriminate sexual behaviour may be the ancestral mode of sexual reproduction. Here, we build a simple model of sexual reproduction and create a theoretical framework for the evolution of indiscriminate sexual behaviour. We provide strong support for the hypothesis that SSB can be maintained by selection for indiscriminate sexual behaviour, by showing that indiscriminate mating is the optimal strategy under a wide range of conditions. Further, our model suggests that the conditions that most strongly favour indiscriminate mating were probably present at the origin of sexual behaviour. These findings have implications not only for the evolutionary origins of SSB, but also for the evolution of discriminate sexual behaviour across the animal kingdom.","container-title":"Nature Ecology and Evolution","DOI":"10.1038/s41559-020-01331-w","ISSN":"2397334X","issue":"1","note":"PMID: 33168992\npublisher: Springer US\nISBN: 4155902001","page":"135-141","title":"Same-sex sexual behaviour and selection for indiscriminate mating","volume":"5","author":[{"family":"Lerch","given":"Brian A."},{"family":"Servedio","given":"Maria R."}],"issued":{"date-parts":[["2021"]]}}}],"schema":"https://github.com/citation-style-language/schema/raw/master/csl-citation.json"} </w:instrText>
      </w:r>
      <w:r w:rsidR="005E1A25" w:rsidRPr="00500E55">
        <w:rPr>
          <w:rFonts w:ascii="PT Serif" w:hAnsi="PT Serif"/>
          <w:sz w:val="20"/>
          <w:szCs w:val="20"/>
        </w:rPr>
        <w:fldChar w:fldCharType="separate"/>
      </w:r>
      <w:r w:rsidR="000247A9" w:rsidRPr="00500E55">
        <w:rPr>
          <w:rFonts w:ascii="PT Serif" w:hAnsi="PT Serif"/>
          <w:sz w:val="20"/>
        </w:rPr>
        <w:t>[7]</w:t>
      </w:r>
      <w:r w:rsidR="005E1A25" w:rsidRPr="00500E55">
        <w:rPr>
          <w:rFonts w:ascii="PT Serif" w:hAnsi="PT Serif"/>
          <w:sz w:val="20"/>
          <w:szCs w:val="20"/>
        </w:rPr>
        <w:fldChar w:fldCharType="end"/>
      </w:r>
      <w:r w:rsidR="005E1A25" w:rsidRPr="00500E55">
        <w:rPr>
          <w:rFonts w:ascii="PT Serif" w:hAnsi="PT Serif"/>
          <w:sz w:val="20"/>
          <w:szCs w:val="20"/>
        </w:rPr>
        <w:t xml:space="preserve">. </w:t>
      </w:r>
      <w:r w:rsidR="008E656B" w:rsidRPr="00500E55">
        <w:rPr>
          <w:rFonts w:ascii="PT Serif" w:hAnsi="PT Serif"/>
          <w:sz w:val="20"/>
          <w:szCs w:val="20"/>
        </w:rPr>
        <w:t>S</w:t>
      </w:r>
      <w:r w:rsidRPr="00500E55">
        <w:rPr>
          <w:rFonts w:ascii="PT Serif" w:hAnsi="PT Serif"/>
          <w:sz w:val="20"/>
          <w:szCs w:val="20"/>
        </w:rPr>
        <w:t>exual communication</w:t>
      </w:r>
      <w:r w:rsidR="008E656B" w:rsidRPr="00500E55">
        <w:rPr>
          <w:rFonts w:ascii="PT Serif" w:hAnsi="PT Serif"/>
          <w:sz w:val="20"/>
          <w:szCs w:val="20"/>
        </w:rPr>
        <w:t>,</w:t>
      </w:r>
      <w:r w:rsidR="00264854" w:rsidRPr="00500E55">
        <w:rPr>
          <w:rFonts w:ascii="PT Serif" w:hAnsi="PT Serif"/>
          <w:sz w:val="20"/>
          <w:szCs w:val="20"/>
        </w:rPr>
        <w:t xml:space="preserve"> mediated</w:t>
      </w:r>
      <w:r w:rsidRPr="00500E55">
        <w:rPr>
          <w:rFonts w:ascii="PT Serif" w:hAnsi="PT Serif"/>
          <w:sz w:val="20"/>
          <w:szCs w:val="20"/>
        </w:rPr>
        <w:t xml:space="preserve"> via sex</w:t>
      </w:r>
      <w:r w:rsidR="00746C4F" w:rsidRPr="00500E55">
        <w:rPr>
          <w:rFonts w:ascii="PT Serif" w:hAnsi="PT Serif"/>
          <w:sz w:val="20"/>
          <w:szCs w:val="20"/>
        </w:rPr>
        <w:t>-</w:t>
      </w:r>
      <w:r w:rsidRPr="00500E55">
        <w:rPr>
          <w:rFonts w:ascii="PT Serif" w:hAnsi="PT Serif"/>
          <w:sz w:val="20"/>
          <w:szCs w:val="20"/>
        </w:rPr>
        <w:t>specific</w:t>
      </w:r>
      <w:r w:rsidR="00746C4F" w:rsidRPr="00500E55">
        <w:rPr>
          <w:rFonts w:ascii="PT Serif" w:hAnsi="PT Serif"/>
          <w:sz w:val="20"/>
          <w:szCs w:val="20"/>
        </w:rPr>
        <w:t xml:space="preserve"> attracting</w:t>
      </w:r>
      <w:r w:rsidRPr="00500E55">
        <w:rPr>
          <w:rFonts w:ascii="PT Serif" w:hAnsi="PT Serif"/>
          <w:sz w:val="20"/>
          <w:szCs w:val="20"/>
        </w:rPr>
        <w:t xml:space="preserve"> signals (e.g., sex pheromones)</w:t>
      </w:r>
      <w:r w:rsidR="008E656B" w:rsidRPr="00500E55">
        <w:rPr>
          <w:rFonts w:ascii="PT Serif" w:hAnsi="PT Serif"/>
          <w:sz w:val="20"/>
          <w:szCs w:val="20"/>
        </w:rPr>
        <w:t>, underlies such sexual identification of the other sex</w:t>
      </w:r>
      <w:r w:rsidR="00824BE7" w:rsidRPr="00500E55">
        <w:rPr>
          <w:rFonts w:ascii="PT Serif" w:hAnsi="PT Serif"/>
          <w:sz w:val="20"/>
          <w:szCs w:val="20"/>
        </w:rPr>
        <w:t>.</w:t>
      </w:r>
      <w:r w:rsidR="00746C4F" w:rsidRPr="00500E55">
        <w:rPr>
          <w:rFonts w:ascii="PT Serif" w:hAnsi="PT Serif"/>
          <w:sz w:val="20"/>
          <w:szCs w:val="20"/>
        </w:rPr>
        <w:t xml:space="preserve"> </w:t>
      </w:r>
      <w:r w:rsidR="0069406F" w:rsidRPr="00500E55">
        <w:rPr>
          <w:rFonts w:ascii="PT Serif" w:hAnsi="PT Serif"/>
          <w:sz w:val="20"/>
          <w:szCs w:val="20"/>
        </w:rPr>
        <w:t>Therefore,</w:t>
      </w:r>
      <w:r w:rsidR="008E656B" w:rsidRPr="00500E55">
        <w:rPr>
          <w:rFonts w:ascii="PT Serif" w:hAnsi="PT Serif"/>
          <w:sz w:val="20"/>
          <w:szCs w:val="20"/>
        </w:rPr>
        <w:t xml:space="preserve"> even if the SSB does not have adaptive value,</w:t>
      </w:r>
      <w:r w:rsidR="0069406F" w:rsidRPr="00500E55">
        <w:rPr>
          <w:rFonts w:ascii="PT Serif" w:hAnsi="PT Serif"/>
          <w:sz w:val="20"/>
          <w:szCs w:val="20"/>
        </w:rPr>
        <w:t xml:space="preserve"> the evolutionary patterns of sexual signals could shape the diversity of SSB across species as a by-product. However, the role of sex-specific signals in SSB has remained unexplored.</w:t>
      </w:r>
    </w:p>
    <w:p w14:paraId="6A39EBEF" w14:textId="34EC8DF3" w:rsidR="0069406F" w:rsidRPr="00500E55" w:rsidRDefault="005E1A25" w:rsidP="00264854">
      <w:pPr>
        <w:snapToGrid w:val="0"/>
        <w:spacing w:after="0" w:line="240" w:lineRule="auto"/>
        <w:ind w:firstLine="567"/>
        <w:jc w:val="both"/>
        <w:rPr>
          <w:rFonts w:ascii="PT Serif" w:hAnsi="PT Serif"/>
          <w:sz w:val="20"/>
          <w:szCs w:val="20"/>
        </w:rPr>
      </w:pPr>
      <w:r w:rsidRPr="00500E55">
        <w:rPr>
          <w:rFonts w:ascii="PT Serif" w:hAnsi="PT Serif"/>
          <w:sz w:val="20"/>
          <w:szCs w:val="20"/>
        </w:rPr>
        <w:t xml:space="preserve">As signal senders and receivers play different roles in mate pairing, the </w:t>
      </w:r>
      <w:r w:rsidR="008E656B" w:rsidRPr="00500E55">
        <w:rPr>
          <w:rFonts w:ascii="PT Serif" w:hAnsi="PT Serif"/>
          <w:sz w:val="20"/>
          <w:szCs w:val="20"/>
        </w:rPr>
        <w:t>effect of sexual signals on</w:t>
      </w:r>
      <w:r w:rsidRPr="00500E55">
        <w:rPr>
          <w:rFonts w:ascii="PT Serif" w:hAnsi="PT Serif"/>
          <w:sz w:val="20"/>
          <w:szCs w:val="20"/>
        </w:rPr>
        <w:t xml:space="preserve"> SSB should differ between sender-sender and receiver-receiver pairs.</w:t>
      </w:r>
      <w:r w:rsidR="008E656B" w:rsidRPr="00500E55">
        <w:rPr>
          <w:rFonts w:ascii="PT Serif" w:hAnsi="PT Serif"/>
          <w:sz w:val="20"/>
          <w:szCs w:val="20"/>
        </w:rPr>
        <w:t xml:space="preserve"> </w:t>
      </w:r>
      <w:r w:rsidR="0069406F" w:rsidRPr="00500E55">
        <w:rPr>
          <w:rFonts w:ascii="PT Serif" w:hAnsi="PT Serif"/>
          <w:sz w:val="20"/>
          <w:szCs w:val="20"/>
        </w:rPr>
        <w:t xml:space="preserve">For example, </w:t>
      </w:r>
      <w:r w:rsidR="00E916BB">
        <w:rPr>
          <w:rFonts w:ascii="PT Serif" w:hAnsi="PT Serif"/>
          <w:sz w:val="20"/>
          <w:szCs w:val="20"/>
        </w:rPr>
        <w:t xml:space="preserve">the </w:t>
      </w:r>
      <w:r w:rsidR="0069406F" w:rsidRPr="00500E55">
        <w:rPr>
          <w:rFonts w:ascii="PT Serif" w:hAnsi="PT Serif"/>
          <w:sz w:val="20"/>
          <w:szCs w:val="20"/>
        </w:rPr>
        <w:t xml:space="preserve">strength of </w:t>
      </w:r>
      <w:r w:rsidR="002832CE" w:rsidRPr="00500E55">
        <w:rPr>
          <w:rFonts w:ascii="PT Serif" w:hAnsi="PT Serif"/>
          <w:sz w:val="20"/>
          <w:szCs w:val="20"/>
        </w:rPr>
        <w:t>sex</w:t>
      </w:r>
      <w:r w:rsidR="0069406F" w:rsidRPr="00500E55">
        <w:rPr>
          <w:rFonts w:ascii="PT Serif" w:hAnsi="PT Serif"/>
          <w:sz w:val="20"/>
          <w:szCs w:val="20"/>
        </w:rPr>
        <w:t>ual</w:t>
      </w:r>
      <w:r w:rsidR="002832CE" w:rsidRPr="00500E55">
        <w:rPr>
          <w:rFonts w:ascii="PT Serif" w:hAnsi="PT Serif"/>
          <w:sz w:val="20"/>
          <w:szCs w:val="20"/>
        </w:rPr>
        <w:t xml:space="preserve"> signals</w:t>
      </w:r>
      <w:r w:rsidR="0069406F" w:rsidRPr="00500E55">
        <w:rPr>
          <w:rFonts w:ascii="PT Serif" w:hAnsi="PT Serif"/>
          <w:sz w:val="20"/>
          <w:szCs w:val="20"/>
        </w:rPr>
        <w:t xml:space="preserve"> </w:t>
      </w:r>
      <w:r w:rsidR="008E656B" w:rsidRPr="00500E55">
        <w:rPr>
          <w:rFonts w:ascii="PT Serif" w:hAnsi="PT Serif"/>
          <w:sz w:val="20"/>
          <w:szCs w:val="20"/>
        </w:rPr>
        <w:t>has the opposite effect on the sender-sender SSB and receiver-receiver SSB</w:t>
      </w:r>
      <w:r w:rsidR="00746C4F" w:rsidRPr="00500E55">
        <w:rPr>
          <w:rFonts w:ascii="PT Serif" w:hAnsi="PT Serif"/>
          <w:sz w:val="20"/>
          <w:szCs w:val="20"/>
        </w:rPr>
        <w:t>.</w:t>
      </w:r>
      <w:r w:rsidR="00EB4AE7" w:rsidRPr="00500E55">
        <w:rPr>
          <w:rFonts w:ascii="PT Serif" w:hAnsi="PT Serif"/>
          <w:sz w:val="20"/>
          <w:szCs w:val="20"/>
        </w:rPr>
        <w:t xml:space="preserve"> In </w:t>
      </w:r>
      <w:del w:id="11" w:author="Chouvenc,Thomas" w:date="2024-03-01T09:27:00Z">
        <w:r w:rsidR="00EB4AE7" w:rsidRPr="00500E55" w:rsidDel="008365AE">
          <w:rPr>
            <w:rFonts w:ascii="PT Serif" w:hAnsi="PT Serif"/>
            <w:sz w:val="20"/>
            <w:szCs w:val="20"/>
          </w:rPr>
          <w:delText xml:space="preserve">the </w:delText>
        </w:r>
      </w:del>
      <w:r w:rsidR="00EB4AE7" w:rsidRPr="00500E55">
        <w:rPr>
          <w:rFonts w:ascii="PT Serif" w:hAnsi="PT Serif"/>
          <w:sz w:val="20"/>
          <w:szCs w:val="20"/>
        </w:rPr>
        <w:t xml:space="preserve">species with weak sex-specific signals, more frequent </w:t>
      </w:r>
      <w:r w:rsidR="0086095C" w:rsidRPr="00500E55">
        <w:rPr>
          <w:rFonts w:ascii="PT Serif" w:hAnsi="PT Serif"/>
          <w:sz w:val="20"/>
          <w:szCs w:val="20"/>
        </w:rPr>
        <w:t>SSB</w:t>
      </w:r>
      <w:r w:rsidR="00746C4F" w:rsidRPr="00500E55">
        <w:rPr>
          <w:rFonts w:ascii="PT Serif" w:hAnsi="PT Serif"/>
          <w:sz w:val="20"/>
          <w:szCs w:val="20"/>
        </w:rPr>
        <w:t xml:space="preserve"> between</w:t>
      </w:r>
      <w:r w:rsidR="00BE78C3" w:rsidRPr="00500E55">
        <w:rPr>
          <w:rFonts w:ascii="PT Serif" w:hAnsi="PT Serif"/>
          <w:sz w:val="20"/>
          <w:szCs w:val="20"/>
        </w:rPr>
        <w:t xml:space="preserve"> </w:t>
      </w:r>
      <w:r w:rsidR="00746C4F" w:rsidRPr="00500E55">
        <w:rPr>
          <w:rFonts w:ascii="PT Serif" w:hAnsi="PT Serif"/>
          <w:sz w:val="20"/>
          <w:szCs w:val="20"/>
        </w:rPr>
        <w:t>receivers</w:t>
      </w:r>
      <w:r w:rsidR="00BE78C3" w:rsidRPr="00500E55">
        <w:rPr>
          <w:rFonts w:ascii="PT Serif" w:hAnsi="PT Serif"/>
          <w:sz w:val="20"/>
          <w:szCs w:val="20"/>
        </w:rPr>
        <w:t xml:space="preserve"> is expected</w:t>
      </w:r>
      <w:r w:rsidR="00EB4AE7" w:rsidRPr="00500E55">
        <w:rPr>
          <w:rFonts w:ascii="PT Serif" w:hAnsi="PT Serif"/>
          <w:sz w:val="20"/>
          <w:szCs w:val="20"/>
        </w:rPr>
        <w:t xml:space="preserve"> compared with</w:t>
      </w:r>
      <w:r w:rsidR="00746C4F" w:rsidRPr="00500E55">
        <w:rPr>
          <w:rFonts w:ascii="PT Serif" w:hAnsi="PT Serif"/>
          <w:sz w:val="20"/>
          <w:szCs w:val="20"/>
        </w:rPr>
        <w:t xml:space="preserve"> th</w:t>
      </w:r>
      <w:r w:rsidR="00EC4CC4">
        <w:rPr>
          <w:rFonts w:ascii="PT Serif" w:hAnsi="PT Serif"/>
          <w:sz w:val="20"/>
          <w:szCs w:val="20"/>
        </w:rPr>
        <w:t>ose</w:t>
      </w:r>
      <w:r w:rsidR="00746C4F" w:rsidRPr="00500E55">
        <w:rPr>
          <w:rFonts w:ascii="PT Serif" w:hAnsi="PT Serif"/>
          <w:sz w:val="20"/>
          <w:szCs w:val="20"/>
        </w:rPr>
        <w:t xml:space="preserve"> with strong signals</w:t>
      </w:r>
      <w:r w:rsidR="00264854" w:rsidRPr="00500E55">
        <w:rPr>
          <w:rFonts w:ascii="PT Serif" w:hAnsi="PT Serif"/>
          <w:sz w:val="20"/>
          <w:szCs w:val="20"/>
        </w:rPr>
        <w:t xml:space="preserve"> </w:t>
      </w:r>
      <w:r w:rsidR="00264854" w:rsidRPr="00500E55">
        <w:rPr>
          <w:rFonts w:ascii="PT Serif" w:hAnsi="PT Serif"/>
          <w:sz w:val="20"/>
          <w:szCs w:val="20"/>
        </w:rPr>
        <w:fldChar w:fldCharType="begin"/>
      </w:r>
      <w:r w:rsidR="00374CA1">
        <w:rPr>
          <w:rFonts w:ascii="PT Serif" w:hAnsi="PT Serif"/>
          <w:sz w:val="20"/>
          <w:szCs w:val="20"/>
        </w:rPr>
        <w:instrText xml:space="preserve"> ADDIN ZOTERO_ITEM CSL_CITATION {"citationID":"jYDXGVH9","properties":{"formattedCitation":"[8]","plainCitation":"[8]","noteIndex":0},"citationItems":[{"id":390,"uris":["http://zotero.org/users/9949769/items/EGRETC43"],"itemData":{"id":390,"type":"article-journal","abstract":"Primate same-sex sexual behavior (SSSB) is rarely observed in strepsirrhine species, and only somewhat more common in platyrrhines, but is observed in nearly all catarrhine species, including humans, suggesting the common catarrhine ancestor as the origin of routine SSSB. In mice, disruption of the transient receptor potential cation channel 2 (TRPC2) gene, which is crucial for transducing chemosensory signals from pheromones in the vomeronasal organ, greatly increased the likelihood of SSSB. We note that catarrhine primates share a common deleterious mutation in this gene, indicating that the protein was dysfunctional in the common catarrhine ancestral primate approximately 25 mya (million years ago). We hypothesize that the loss of this protein for processing pheromonal signals in males and females made SSSB more likely in a primate ancestral species by effectively lifting a pheromonally mediated barrier to SSSB and that this was an important precursor to the evolution of such behavior in humans. Additional comparisons between SSSB and the functional status of the TRPC2 gene or related proteins across primate species could lend support to or falsify this hypothesis. Our current research indicates that loss of TRPC2 function in developing mice leads to the loss or attenuation of sexually dimorphisms in the adult brain, which may help us to understand the biological underpinnings of SSSB. Our hypothesis offers an ultimate evolutionary explanation for SSSB in humans.","container-title":"Archives of Sexual Behavior","DOI":"10.1007/s10508-018-1377-2","ISSN":"15732800","issue":"6","note":"PMID: 31016493\npublisher: Springer US\nISBN: 0123456789","page":"2267-2276","title":"The de-scent of sexuality: Did loss of a pheromone signaling protein permit the evolution of same-sex sexual behavior in primates?","volume":"50","author":[{"family":"Pfau","given":"Daniel"},{"family":"Jordan","given":"Cynthia L."},{"family":"Breedlove","given":"S. Marc"}],"issued":{"date-parts":[["2021"]]}}}],"schema":"https://github.com/citation-style-language/schema/raw/master/csl-citation.json"} </w:instrText>
      </w:r>
      <w:r w:rsidR="00264854" w:rsidRPr="00500E55">
        <w:rPr>
          <w:rFonts w:ascii="PT Serif" w:hAnsi="PT Serif"/>
          <w:sz w:val="20"/>
          <w:szCs w:val="20"/>
        </w:rPr>
        <w:fldChar w:fldCharType="separate"/>
      </w:r>
      <w:r w:rsidR="000247A9" w:rsidRPr="00500E55">
        <w:rPr>
          <w:rFonts w:ascii="PT Serif" w:hAnsi="PT Serif"/>
          <w:sz w:val="20"/>
        </w:rPr>
        <w:t>[8]</w:t>
      </w:r>
      <w:r w:rsidR="00264854" w:rsidRPr="00500E55">
        <w:rPr>
          <w:rFonts w:ascii="PT Serif" w:hAnsi="PT Serif"/>
          <w:sz w:val="20"/>
          <w:szCs w:val="20"/>
        </w:rPr>
        <w:fldChar w:fldCharType="end"/>
      </w:r>
      <w:r w:rsidR="00BE78C3" w:rsidRPr="00500E55">
        <w:rPr>
          <w:rFonts w:ascii="PT Serif" w:hAnsi="PT Serif"/>
          <w:sz w:val="20"/>
          <w:szCs w:val="20"/>
        </w:rPr>
        <w:t xml:space="preserve">. </w:t>
      </w:r>
      <w:ins w:id="12" w:author="Nobuaki Mizumoto [2]" w:date="2024-03-02T05:43:00Z">
        <w:r w:rsidR="00A115EB">
          <w:rPr>
            <w:rFonts w:ascii="PT Serif" w:hAnsi="PT Serif"/>
            <w:sz w:val="20"/>
            <w:szCs w:val="20"/>
          </w:rPr>
          <w:t>Because it needs more effort for receivers to distinguish senders from receivers w</w:t>
        </w:r>
        <w:r w:rsidR="00A115EB" w:rsidRPr="00500E55">
          <w:rPr>
            <w:rFonts w:ascii="PT Serif" w:hAnsi="PT Serif"/>
            <w:sz w:val="20"/>
            <w:szCs w:val="20"/>
          </w:rPr>
          <w:t>ith</w:t>
        </w:r>
        <w:r w:rsidR="00A115EB">
          <w:rPr>
            <w:rFonts w:ascii="PT Serif" w:hAnsi="PT Serif"/>
            <w:sz w:val="20"/>
            <w:szCs w:val="20"/>
          </w:rPr>
          <w:t xml:space="preserve"> weak </w:t>
        </w:r>
        <w:r w:rsidR="00A115EB" w:rsidRPr="00500E55">
          <w:rPr>
            <w:rFonts w:ascii="PT Serif" w:hAnsi="PT Serif"/>
            <w:sz w:val="20"/>
            <w:szCs w:val="20"/>
          </w:rPr>
          <w:t xml:space="preserve">sexual </w:t>
        </w:r>
        <w:r w:rsidR="00A115EB">
          <w:rPr>
            <w:rFonts w:ascii="PT Serif" w:hAnsi="PT Serif"/>
            <w:sz w:val="20"/>
            <w:szCs w:val="20"/>
          </w:rPr>
          <w:t>signals</w:t>
        </w:r>
        <w:r w:rsidR="00A115EB" w:rsidRPr="00500E55">
          <w:rPr>
            <w:rFonts w:ascii="PT Serif" w:hAnsi="PT Serif"/>
            <w:sz w:val="20"/>
            <w:szCs w:val="20"/>
          </w:rPr>
          <w:t xml:space="preserve">, receivers </w:t>
        </w:r>
        <w:commentRangeStart w:id="13"/>
        <w:commentRangeStart w:id="14"/>
        <w:r w:rsidR="00A115EB" w:rsidRPr="00500E55">
          <w:rPr>
            <w:rFonts w:ascii="PT Serif" w:hAnsi="PT Serif"/>
            <w:sz w:val="20"/>
            <w:szCs w:val="20"/>
          </w:rPr>
          <w:t xml:space="preserve">may </w:t>
        </w:r>
        <w:commentRangeEnd w:id="13"/>
        <w:r w:rsidR="00A115EB">
          <w:rPr>
            <w:rStyle w:val="CommentReference"/>
          </w:rPr>
          <w:commentReference w:id="13"/>
        </w:r>
      </w:ins>
      <w:commentRangeEnd w:id="14"/>
      <w:ins w:id="15" w:author="Nobuaki Mizumoto [2]" w:date="2024-03-02T05:44:00Z">
        <w:r w:rsidR="00A115EB">
          <w:rPr>
            <w:rStyle w:val="CommentReference"/>
          </w:rPr>
          <w:commentReference w:id="14"/>
        </w:r>
      </w:ins>
      <w:ins w:id="16" w:author="Nobuaki Mizumoto [2]" w:date="2024-03-02T05:43:00Z">
        <w:r w:rsidR="00A115EB" w:rsidRPr="00500E55">
          <w:rPr>
            <w:rFonts w:ascii="PT Serif" w:hAnsi="PT Serif"/>
            <w:sz w:val="20"/>
            <w:szCs w:val="20"/>
          </w:rPr>
          <w:t>mistake</w:t>
        </w:r>
        <w:r w:rsidR="00A115EB">
          <w:rPr>
            <w:rFonts w:ascii="PT Serif" w:hAnsi="PT Serif"/>
            <w:sz w:val="20"/>
            <w:szCs w:val="20"/>
          </w:rPr>
          <w:t xml:space="preserve"> the</w:t>
        </w:r>
        <w:r w:rsidR="00A115EB" w:rsidRPr="00500E55">
          <w:rPr>
            <w:rFonts w:ascii="PT Serif" w:hAnsi="PT Serif"/>
            <w:sz w:val="20"/>
            <w:szCs w:val="20"/>
          </w:rPr>
          <w:t xml:space="preserve"> sex of </w:t>
        </w:r>
        <w:r w:rsidR="00A115EB">
          <w:rPr>
            <w:rFonts w:ascii="PT Serif" w:hAnsi="PT Serif"/>
            <w:sz w:val="20"/>
            <w:szCs w:val="20"/>
          </w:rPr>
          <w:t xml:space="preserve">the </w:t>
        </w:r>
        <w:r w:rsidR="00A115EB" w:rsidRPr="00500E55">
          <w:rPr>
            <w:rFonts w:ascii="PT Serif" w:hAnsi="PT Serif"/>
            <w:sz w:val="20"/>
            <w:szCs w:val="20"/>
          </w:rPr>
          <w:t>partner</w:t>
        </w:r>
      </w:ins>
      <w:commentRangeStart w:id="17"/>
      <w:commentRangeStart w:id="18"/>
      <w:del w:id="19" w:author="Nobuaki Mizumoto [2]" w:date="2024-03-02T05:43:00Z">
        <w:r w:rsidR="00BE78C3" w:rsidRPr="00500E55" w:rsidDel="00A115EB">
          <w:rPr>
            <w:rFonts w:ascii="PT Serif" w:hAnsi="PT Serif"/>
            <w:sz w:val="20"/>
            <w:szCs w:val="20"/>
          </w:rPr>
          <w:delText>With small sexual differences</w:delText>
        </w:r>
        <w:commentRangeEnd w:id="17"/>
        <w:r w:rsidR="008365AE" w:rsidDel="00A115EB">
          <w:rPr>
            <w:rStyle w:val="CommentReference"/>
          </w:rPr>
          <w:commentReference w:id="17"/>
        </w:r>
      </w:del>
      <w:commentRangeEnd w:id="18"/>
      <w:r w:rsidR="00A115EB">
        <w:rPr>
          <w:rStyle w:val="CommentReference"/>
        </w:rPr>
        <w:commentReference w:id="18"/>
      </w:r>
      <w:del w:id="20" w:author="Nobuaki Mizumoto [2]" w:date="2024-03-02T05:43:00Z">
        <w:r w:rsidR="00BE78C3" w:rsidRPr="00500E55" w:rsidDel="00A115EB">
          <w:rPr>
            <w:rFonts w:ascii="PT Serif" w:hAnsi="PT Serif"/>
            <w:sz w:val="20"/>
            <w:szCs w:val="20"/>
          </w:rPr>
          <w:delText xml:space="preserve">, receivers can locate other receivers as well as senders, which may also provoke mistaken identity of the sex of </w:delText>
        </w:r>
        <w:r w:rsidR="00E916BB" w:rsidDel="00A115EB">
          <w:rPr>
            <w:rFonts w:ascii="PT Serif" w:hAnsi="PT Serif"/>
            <w:sz w:val="20"/>
            <w:szCs w:val="20"/>
          </w:rPr>
          <w:delText xml:space="preserve">the </w:delText>
        </w:r>
        <w:r w:rsidR="00BE78C3" w:rsidRPr="00500E55" w:rsidDel="00A115EB">
          <w:rPr>
            <w:rFonts w:ascii="PT Serif" w:hAnsi="PT Serif"/>
            <w:sz w:val="20"/>
            <w:szCs w:val="20"/>
          </w:rPr>
          <w:delText>partner</w:delText>
        </w:r>
      </w:del>
      <w:r w:rsidR="00BE78C3" w:rsidRPr="00500E55">
        <w:rPr>
          <w:rFonts w:ascii="PT Serif" w:hAnsi="PT Serif"/>
          <w:sz w:val="20"/>
          <w:szCs w:val="20"/>
        </w:rPr>
        <w:t xml:space="preserve">. </w:t>
      </w:r>
      <w:commentRangeStart w:id="21"/>
      <w:commentRangeStart w:id="22"/>
      <w:r w:rsidR="00BE78C3" w:rsidRPr="00500E55">
        <w:rPr>
          <w:rFonts w:ascii="PT Serif" w:hAnsi="PT Serif"/>
          <w:sz w:val="20"/>
          <w:szCs w:val="20"/>
        </w:rPr>
        <w:t xml:space="preserve">On the other hand, more SSB between signal senders could be possible in the species with strong </w:t>
      </w:r>
      <w:r w:rsidR="00BE78C3" w:rsidRPr="00500E55">
        <w:rPr>
          <w:rFonts w:ascii="PT Serif" w:hAnsi="PT Serif"/>
          <w:sz w:val="20"/>
          <w:szCs w:val="20"/>
        </w:rPr>
        <w:lastRenderedPageBreak/>
        <w:t xml:space="preserve">signals. </w:t>
      </w:r>
      <w:r w:rsidR="00DE75BF" w:rsidRPr="00500E55">
        <w:rPr>
          <w:rFonts w:ascii="PT Serif" w:hAnsi="PT Serif"/>
          <w:sz w:val="20"/>
          <w:szCs w:val="20"/>
        </w:rPr>
        <w:t xml:space="preserve">It is rarer to observe SSB between senders as they are usually </w:t>
      </w:r>
      <w:ins w:id="23" w:author="Chouvenc,Thomas" w:date="2024-03-01T09:29:00Z">
        <w:r w:rsidR="008365AE">
          <w:rPr>
            <w:rFonts w:ascii="PT Serif" w:hAnsi="PT Serif"/>
            <w:sz w:val="20"/>
            <w:szCs w:val="20"/>
          </w:rPr>
          <w:t xml:space="preserve">the </w:t>
        </w:r>
      </w:ins>
      <w:r w:rsidR="00DE75BF" w:rsidRPr="00500E55">
        <w:rPr>
          <w:rFonts w:ascii="PT Serif" w:hAnsi="PT Serif"/>
          <w:sz w:val="20"/>
          <w:szCs w:val="20"/>
        </w:rPr>
        <w:t xml:space="preserve">passive sex during </w:t>
      </w:r>
      <w:del w:id="24" w:author="Chouvenc,Thomas" w:date="2024-03-01T09:29:00Z">
        <w:r w:rsidR="00DE75BF" w:rsidRPr="00500E55" w:rsidDel="008365AE">
          <w:rPr>
            <w:rFonts w:ascii="PT Serif" w:hAnsi="PT Serif"/>
            <w:sz w:val="20"/>
            <w:szCs w:val="20"/>
          </w:rPr>
          <w:delText xml:space="preserve">mating </w:delText>
        </w:r>
      </w:del>
      <w:ins w:id="25" w:author="Chouvenc,Thomas" w:date="2024-03-01T09:29:00Z">
        <w:r w:rsidR="008365AE">
          <w:rPr>
            <w:rFonts w:ascii="PT Serif" w:hAnsi="PT Serif"/>
            <w:sz w:val="20"/>
            <w:szCs w:val="20"/>
          </w:rPr>
          <w:t>paring</w:t>
        </w:r>
        <w:r w:rsidR="008365AE" w:rsidRPr="00500E55">
          <w:rPr>
            <w:rFonts w:ascii="PT Serif" w:hAnsi="PT Serif"/>
            <w:sz w:val="20"/>
            <w:szCs w:val="20"/>
          </w:rPr>
          <w:t xml:space="preserve"> </w:t>
        </w:r>
      </w:ins>
      <w:commentRangeEnd w:id="21"/>
      <w:r w:rsidR="00E0687E">
        <w:rPr>
          <w:rStyle w:val="CommentReference"/>
        </w:rPr>
        <w:commentReference w:id="21"/>
      </w:r>
      <w:commentRangeEnd w:id="22"/>
      <w:r w:rsidR="00A115EB">
        <w:rPr>
          <w:rStyle w:val="CommentReference"/>
        </w:rPr>
        <w:commentReference w:id="22"/>
      </w:r>
      <w:r w:rsidR="0069406F" w:rsidRPr="00500E55">
        <w:rPr>
          <w:rFonts w:ascii="PT Serif" w:hAnsi="PT Serif"/>
          <w:sz w:val="20"/>
          <w:szCs w:val="20"/>
        </w:rPr>
        <w:fldChar w:fldCharType="begin"/>
      </w:r>
      <w:r w:rsidR="00374CA1">
        <w:rPr>
          <w:rFonts w:ascii="PT Serif" w:hAnsi="PT Serif"/>
          <w:sz w:val="20"/>
          <w:szCs w:val="20"/>
        </w:rPr>
        <w:instrText xml:space="preserve"> ADDIN ZOTERO_ITEM CSL_CITATION {"citationID":"TzAqPJHQ","properties":{"formattedCitation":"[9]","plainCitation":"[9]","noteIndex":0},"citationItems":[{"id":3017,"uris":["http://zotero.org/users/9949769/items/DPFYZWHH"],"itemData":{"id":3017,"type":"article-journal","abstract":"Same-sex sexual behaviour is widespread across taxa and is particularly common in insects, in which up to 50% of copulation attempts by males are directed towards other males in some species. Research effort has focused on male-male same-sex behaviour and the prevailing theory is that benefits of high mating rate combined with poor sex discrimination explain the high incidence of male-male mounting. However, the evolution of female-female mounting is more enigmatic, since females typically do not mount males in order to mate. Using a full-sib design, we found an intersexual correlation for same-sex mounting in the beetle Callosobruchus maculatus. Variation in male-male mounting across families explained over 20% of variation in female-female mounting. Moreover, we found no evidence that same-sex behaviour was related to general activity level in either sex or carried a fitness cost to females. Taken together, our results suggest that female-female mounting is a relatively low-cost behaviour that may be maintained in the population via selection on males. ?? 2013 The Association for the Study of Animal Behaviour.","container-title":"Animal Behaviour","DOI":"10.1016/j.anbehav.2013.01.017","ISSN":"00033472","issue":"4","note":"ISBN: 0003-3472","page":"759-762","title":"Intersexual correlation for same-sex sexual behaviour in an insect","volume":"85","author":[{"family":"Burgevin","given":"Lorraine"},{"family":"Friberg","given":"Urban"},{"family":"Maklakov","given":"Alexei A."}],"issued":{"date-parts":[["2013"]]}}}],"schema":"https://github.com/citation-style-language/schema/raw/master/csl-citation.json"} </w:instrText>
      </w:r>
      <w:r w:rsidR="0069406F" w:rsidRPr="00500E55">
        <w:rPr>
          <w:rFonts w:ascii="PT Serif" w:hAnsi="PT Serif"/>
          <w:sz w:val="20"/>
          <w:szCs w:val="20"/>
        </w:rPr>
        <w:fldChar w:fldCharType="separate"/>
      </w:r>
      <w:r w:rsidR="000247A9" w:rsidRPr="00500E55">
        <w:rPr>
          <w:rFonts w:ascii="PT Serif" w:hAnsi="PT Serif"/>
          <w:sz w:val="20"/>
        </w:rPr>
        <w:t>[9]</w:t>
      </w:r>
      <w:r w:rsidR="0069406F" w:rsidRPr="00500E55">
        <w:rPr>
          <w:rFonts w:ascii="PT Serif" w:hAnsi="PT Serif"/>
          <w:sz w:val="20"/>
          <w:szCs w:val="20"/>
        </w:rPr>
        <w:fldChar w:fldCharType="end"/>
      </w:r>
      <w:r w:rsidR="00EB4AE7" w:rsidRPr="00500E55">
        <w:rPr>
          <w:rFonts w:ascii="PT Serif" w:hAnsi="PT Serif"/>
          <w:sz w:val="20"/>
          <w:szCs w:val="20"/>
        </w:rPr>
        <w:t>.</w:t>
      </w:r>
      <w:r w:rsidR="00DE75BF" w:rsidRPr="00500E55">
        <w:rPr>
          <w:rFonts w:ascii="PT Serif" w:hAnsi="PT Serif"/>
          <w:sz w:val="20"/>
          <w:szCs w:val="20"/>
        </w:rPr>
        <w:t xml:space="preserve"> </w:t>
      </w:r>
      <w:commentRangeStart w:id="26"/>
      <w:r w:rsidR="00EC4CC4">
        <w:rPr>
          <w:rFonts w:ascii="PT Serif" w:hAnsi="PT Serif"/>
          <w:sz w:val="20"/>
          <w:szCs w:val="20"/>
        </w:rPr>
        <w:t>Nevertheless,</w:t>
      </w:r>
      <w:r w:rsidR="00DE75BF" w:rsidRPr="00500E55">
        <w:rPr>
          <w:rFonts w:ascii="PT Serif" w:hAnsi="PT Serif"/>
          <w:sz w:val="20"/>
          <w:szCs w:val="20"/>
        </w:rPr>
        <w:t xml:space="preserve"> </w:t>
      </w:r>
      <w:del w:id="27" w:author="Nobuaki Mizumoto [2]" w:date="2024-03-02T05:48:00Z">
        <w:r w:rsidR="00DE75BF" w:rsidRPr="00500E55" w:rsidDel="00A115EB">
          <w:rPr>
            <w:rFonts w:ascii="PT Serif" w:hAnsi="PT Serif"/>
            <w:sz w:val="20"/>
            <w:szCs w:val="20"/>
          </w:rPr>
          <w:delText xml:space="preserve">with </w:delText>
        </w:r>
      </w:del>
      <w:ins w:id="28" w:author="Nobuaki Mizumoto [2]" w:date="2024-03-02T05:48:00Z">
        <w:r w:rsidR="00A115EB">
          <w:rPr>
            <w:rFonts w:ascii="PT Serif" w:hAnsi="PT Serif"/>
            <w:sz w:val="20"/>
            <w:szCs w:val="20"/>
          </w:rPr>
          <w:t xml:space="preserve">if the </w:t>
        </w:r>
      </w:ins>
      <w:del w:id="29" w:author="Nobuaki Mizumoto [2]" w:date="2024-03-02T05:48:00Z">
        <w:r w:rsidR="00DE75BF" w:rsidRPr="00500E55" w:rsidDel="00A115EB">
          <w:rPr>
            <w:rFonts w:ascii="PT Serif" w:hAnsi="PT Serif"/>
            <w:sz w:val="20"/>
            <w:szCs w:val="20"/>
          </w:rPr>
          <w:delText xml:space="preserve">strong </w:delText>
        </w:r>
      </w:del>
      <w:r w:rsidR="00DE75BF" w:rsidRPr="00500E55">
        <w:rPr>
          <w:rFonts w:ascii="PT Serif" w:hAnsi="PT Serif"/>
          <w:sz w:val="20"/>
          <w:szCs w:val="20"/>
        </w:rPr>
        <w:t>signals</w:t>
      </w:r>
      <w:ins w:id="30" w:author="Nobuaki Mizumoto [2]" w:date="2024-03-02T05:48:00Z">
        <w:r w:rsidR="00A115EB">
          <w:rPr>
            <w:rFonts w:ascii="PT Serif" w:hAnsi="PT Serif"/>
            <w:sz w:val="20"/>
            <w:szCs w:val="20"/>
          </w:rPr>
          <w:t xml:space="preserve"> are strong enough</w:t>
        </w:r>
      </w:ins>
      <w:r w:rsidR="00DE75BF" w:rsidRPr="00500E55">
        <w:rPr>
          <w:rFonts w:ascii="PT Serif" w:hAnsi="PT Serif"/>
          <w:sz w:val="20"/>
          <w:szCs w:val="20"/>
        </w:rPr>
        <w:t xml:space="preserve">, it </w:t>
      </w:r>
      <w:del w:id="31" w:author="Nobuaki Mizumoto [2]" w:date="2024-03-02T05:48:00Z">
        <w:r w:rsidR="00DE75BF" w:rsidRPr="00500E55" w:rsidDel="00A115EB">
          <w:rPr>
            <w:rFonts w:ascii="PT Serif" w:hAnsi="PT Serif"/>
            <w:sz w:val="20"/>
            <w:szCs w:val="20"/>
          </w:rPr>
          <w:delText xml:space="preserve">is </w:delText>
        </w:r>
      </w:del>
      <w:ins w:id="32" w:author="Nobuaki Mizumoto [2]" w:date="2024-03-02T05:48:00Z">
        <w:r w:rsidR="00A115EB">
          <w:rPr>
            <w:rFonts w:ascii="PT Serif" w:hAnsi="PT Serif"/>
            <w:sz w:val="20"/>
            <w:szCs w:val="20"/>
          </w:rPr>
          <w:t>should be</w:t>
        </w:r>
        <w:r w:rsidR="00A115EB" w:rsidRPr="00500E55">
          <w:rPr>
            <w:rFonts w:ascii="PT Serif" w:hAnsi="PT Serif"/>
            <w:sz w:val="20"/>
            <w:szCs w:val="20"/>
          </w:rPr>
          <w:t xml:space="preserve"> </w:t>
        </w:r>
      </w:ins>
      <w:r w:rsidR="00DE75BF" w:rsidRPr="00500E55">
        <w:rPr>
          <w:rFonts w:ascii="PT Serif" w:hAnsi="PT Serif"/>
          <w:sz w:val="20"/>
          <w:szCs w:val="20"/>
        </w:rPr>
        <w:t>easier for</w:t>
      </w:r>
      <w:r w:rsidR="00EB4AE7" w:rsidRPr="00500E55">
        <w:rPr>
          <w:rFonts w:ascii="PT Serif" w:hAnsi="PT Serif"/>
          <w:sz w:val="20"/>
          <w:szCs w:val="20"/>
        </w:rPr>
        <w:t xml:space="preserve"> even</w:t>
      </w:r>
      <w:r w:rsidR="00DE75BF" w:rsidRPr="00500E55">
        <w:rPr>
          <w:rFonts w:ascii="PT Serif" w:hAnsi="PT Serif"/>
          <w:sz w:val="20"/>
          <w:szCs w:val="20"/>
        </w:rPr>
        <w:t xml:space="preserve"> senders to find other senders than other receivers.</w:t>
      </w:r>
      <w:r w:rsidR="00D379E6" w:rsidRPr="00500E55">
        <w:rPr>
          <w:rFonts w:ascii="PT Serif" w:hAnsi="PT Serif"/>
          <w:sz w:val="20"/>
          <w:szCs w:val="20"/>
        </w:rPr>
        <w:t xml:space="preserve"> </w:t>
      </w:r>
      <w:commentRangeEnd w:id="26"/>
      <w:r w:rsidR="00E0687E">
        <w:rPr>
          <w:rStyle w:val="CommentReference"/>
        </w:rPr>
        <w:commentReference w:id="26"/>
      </w:r>
      <w:r w:rsidR="0069406F" w:rsidRPr="00500E55">
        <w:rPr>
          <w:rFonts w:ascii="PT Serif" w:hAnsi="PT Serif"/>
          <w:sz w:val="20"/>
          <w:szCs w:val="20"/>
        </w:rPr>
        <w:t>Thus,</w:t>
      </w:r>
      <w:r w:rsidR="00EB4AE7" w:rsidRPr="00500E55">
        <w:rPr>
          <w:rFonts w:ascii="PT Serif" w:hAnsi="PT Serif"/>
          <w:sz w:val="20"/>
          <w:szCs w:val="20"/>
        </w:rPr>
        <w:t xml:space="preserve"> the strength of sexual signals is expected to modify</w:t>
      </w:r>
      <w:r w:rsidR="0069406F" w:rsidRPr="00500E55">
        <w:rPr>
          <w:rFonts w:ascii="PT Serif" w:hAnsi="PT Serif"/>
          <w:sz w:val="20"/>
          <w:szCs w:val="20"/>
        </w:rPr>
        <w:t xml:space="preserve"> </w:t>
      </w:r>
      <w:r w:rsidR="00EB4AE7" w:rsidRPr="00500E55">
        <w:rPr>
          <w:rFonts w:ascii="PT Serif" w:hAnsi="PT Serif"/>
          <w:sz w:val="20"/>
          <w:szCs w:val="20"/>
        </w:rPr>
        <w:t>the relative occurrence of receiver-receiver and sender-sender SSB across species.</w:t>
      </w:r>
    </w:p>
    <w:p w14:paraId="32B15ABC" w14:textId="1D0AB401" w:rsidR="00065606" w:rsidRPr="00500E55" w:rsidRDefault="0086095C" w:rsidP="0086095C">
      <w:pPr>
        <w:snapToGrid w:val="0"/>
        <w:spacing w:after="0" w:line="240" w:lineRule="auto"/>
        <w:ind w:firstLine="567"/>
        <w:jc w:val="both"/>
        <w:rPr>
          <w:rFonts w:ascii="PT Serif" w:hAnsi="PT Serif"/>
          <w:sz w:val="20"/>
          <w:szCs w:val="20"/>
        </w:rPr>
      </w:pPr>
      <w:r w:rsidRPr="00500E55">
        <w:rPr>
          <w:rFonts w:ascii="PT Serif" w:hAnsi="PT Serif"/>
          <w:sz w:val="20"/>
          <w:szCs w:val="20"/>
        </w:rPr>
        <w:t>Mate pairing in</w:t>
      </w:r>
      <w:r w:rsidR="00BE778F" w:rsidRPr="00500E55">
        <w:rPr>
          <w:rFonts w:ascii="PT Serif" w:hAnsi="PT Serif"/>
          <w:sz w:val="20"/>
          <w:szCs w:val="20"/>
        </w:rPr>
        <w:t xml:space="preserve"> </w:t>
      </w:r>
      <w:r w:rsidR="00E916BB">
        <w:rPr>
          <w:rFonts w:ascii="PT Serif" w:hAnsi="PT Serif"/>
          <w:sz w:val="20"/>
          <w:szCs w:val="20"/>
        </w:rPr>
        <w:t>t</w:t>
      </w:r>
      <w:r w:rsidRPr="00500E55">
        <w:rPr>
          <w:rFonts w:ascii="PT Serif" w:hAnsi="PT Serif"/>
          <w:sz w:val="20"/>
          <w:szCs w:val="20"/>
        </w:rPr>
        <w:t>ermites</w:t>
      </w:r>
      <w:r w:rsidR="00BE778F" w:rsidRPr="00500E55">
        <w:rPr>
          <w:rFonts w:ascii="PT Serif" w:hAnsi="PT Serif"/>
          <w:sz w:val="20"/>
          <w:szCs w:val="20"/>
        </w:rPr>
        <w:t xml:space="preserve"> </w:t>
      </w:r>
      <w:r w:rsidRPr="00500E55">
        <w:rPr>
          <w:rFonts w:ascii="PT Serif" w:hAnsi="PT Serif"/>
          <w:sz w:val="20"/>
          <w:szCs w:val="20"/>
        </w:rPr>
        <w:t>provides an ideal model system to study the evolution of SSB. Termites form life-long monogamous pairs to establish colonies</w:t>
      </w:r>
      <w:r w:rsidR="00D379E6" w:rsidRPr="00500E55">
        <w:rPr>
          <w:rFonts w:ascii="PT Serif" w:hAnsi="PT Serif"/>
          <w:sz w:val="20"/>
          <w:szCs w:val="20"/>
        </w:rPr>
        <w:t xml:space="preserve"> </w:t>
      </w:r>
      <w:r w:rsidR="00D379E6" w:rsidRPr="00500E55">
        <w:rPr>
          <w:rFonts w:ascii="PT Serif" w:hAnsi="PT Serif"/>
          <w:sz w:val="20"/>
          <w:szCs w:val="20"/>
        </w:rPr>
        <w:fldChar w:fldCharType="begin"/>
      </w:r>
      <w:r w:rsidR="00374CA1">
        <w:rPr>
          <w:rFonts w:ascii="PT Serif" w:hAnsi="PT Serif"/>
          <w:sz w:val="20"/>
          <w:szCs w:val="20"/>
        </w:rPr>
        <w:instrText xml:space="preserve"> ADDIN ZOTERO_ITEM CSL_CITATION {"citationID":"PXXngdwc","properties":{"formattedCitation":"[10]","plainCitation":"[10]","noteIndex":0},"citationItems":[{"id":2134,"uris":["http://zotero.org/users/9949769/items/TYKR9DZL"],"itemData":{"id":2134,"type":"chapter","abstract":"(K. Krishna and F. M. Weesner, Ed), Academic Press, New York. pp. 233–282.","container-title":"Biology of termites","event-place":"New York","ISBN":"978-0-12-395529-6","note":"DOI: 10.1016/B978-0-12-395529-6.50012-X","page":"233-282","publisher":"Academic Press","publisher-place":"New York","title":"8 Flight and colony foundation.","volume":"1","author":[{"family":"Nutting","given":"William L."}],"editor":[{"family":"Krishna","given":"K."},{"family":"Weesner","given":"F. M."}],"accessed":{"date-parts":[["2017",9,11]]},"issued":{"date-parts":[["1969"]]}},"locator":"19"}],"schema":"https://github.com/citation-style-language/schema/raw/master/csl-citation.json"} </w:instrText>
      </w:r>
      <w:r w:rsidR="00D379E6" w:rsidRPr="00500E55">
        <w:rPr>
          <w:rFonts w:ascii="PT Serif" w:hAnsi="PT Serif"/>
          <w:sz w:val="20"/>
          <w:szCs w:val="20"/>
        </w:rPr>
        <w:fldChar w:fldCharType="separate"/>
      </w:r>
      <w:r w:rsidR="000247A9" w:rsidRPr="00500E55">
        <w:rPr>
          <w:rFonts w:ascii="PT Serif" w:hAnsi="PT Serif"/>
          <w:sz w:val="20"/>
        </w:rPr>
        <w:t>[10]</w:t>
      </w:r>
      <w:r w:rsidR="00D379E6" w:rsidRPr="00500E55">
        <w:rPr>
          <w:rFonts w:ascii="PT Serif" w:hAnsi="PT Serif"/>
          <w:sz w:val="20"/>
          <w:szCs w:val="20"/>
        </w:rPr>
        <w:fldChar w:fldCharType="end"/>
      </w:r>
      <w:r w:rsidRPr="00500E55">
        <w:rPr>
          <w:rFonts w:ascii="PT Serif" w:hAnsi="PT Serif"/>
          <w:sz w:val="20"/>
          <w:szCs w:val="20"/>
        </w:rPr>
        <w:t>. During a brief period, alates (winged adults) disperse from their nests. Both females and males land on the ground</w:t>
      </w:r>
      <w:ins w:id="33" w:author="Chouvenc,Thomas" w:date="2024-03-01T09:35:00Z">
        <w:r w:rsidR="008365AE">
          <w:rPr>
            <w:rFonts w:ascii="PT Serif" w:hAnsi="PT Serif"/>
            <w:sz w:val="20"/>
            <w:szCs w:val="20"/>
          </w:rPr>
          <w:t xml:space="preserve"> or trees</w:t>
        </w:r>
      </w:ins>
      <w:r w:rsidRPr="00500E55">
        <w:rPr>
          <w:rFonts w:ascii="PT Serif" w:hAnsi="PT Serif"/>
          <w:sz w:val="20"/>
          <w:szCs w:val="20"/>
        </w:rPr>
        <w:t xml:space="preserve">, shed their wings, and run to search for a mating partner. Upon joining, a pair performs a tandem run. </w:t>
      </w:r>
      <w:r w:rsidR="00E916BB">
        <w:rPr>
          <w:rFonts w:ascii="PT Serif" w:hAnsi="PT Serif"/>
          <w:sz w:val="20"/>
          <w:szCs w:val="20"/>
        </w:rPr>
        <w:t xml:space="preserve">In </w:t>
      </w:r>
      <w:proofErr w:type="spellStart"/>
      <w:r w:rsidR="00E916BB">
        <w:rPr>
          <w:rFonts w:ascii="PT Serif" w:hAnsi="PT Serif"/>
          <w:sz w:val="20"/>
          <w:szCs w:val="20"/>
        </w:rPr>
        <w:t>neoisopteran</w:t>
      </w:r>
      <w:proofErr w:type="spellEnd"/>
      <w:r w:rsidR="00E916BB">
        <w:rPr>
          <w:rFonts w:ascii="PT Serif" w:hAnsi="PT Serif"/>
          <w:sz w:val="20"/>
          <w:szCs w:val="20"/>
        </w:rPr>
        <w:t xml:space="preserve"> termites, t</w:t>
      </w:r>
      <w:r w:rsidRPr="00500E55">
        <w:rPr>
          <w:rFonts w:ascii="PT Serif" w:hAnsi="PT Serif"/>
          <w:sz w:val="20"/>
          <w:szCs w:val="20"/>
        </w:rPr>
        <w:t>he male</w:t>
      </w:r>
      <w:r w:rsidR="00E916BB">
        <w:rPr>
          <w:rFonts w:ascii="PT Serif" w:hAnsi="PT Serif"/>
          <w:sz w:val="20"/>
          <w:szCs w:val="20"/>
        </w:rPr>
        <w:t xml:space="preserve"> always</w:t>
      </w:r>
      <w:r w:rsidRPr="00500E55">
        <w:rPr>
          <w:rFonts w:ascii="PT Serif" w:hAnsi="PT Serif"/>
          <w:sz w:val="20"/>
          <w:szCs w:val="20"/>
        </w:rPr>
        <w:t xml:space="preserve"> follows the female</w:t>
      </w:r>
      <w:r w:rsidR="00E916BB">
        <w:rPr>
          <w:rFonts w:ascii="PT Serif" w:hAnsi="PT Serif"/>
          <w:sz w:val="20"/>
          <w:szCs w:val="20"/>
        </w:rPr>
        <w:t xml:space="preserve"> </w:t>
      </w:r>
      <w:del w:id="34" w:author="Chouvenc,Thomas" w:date="2024-03-01T09:36:00Z">
        <w:r w:rsidR="00E916BB" w:rsidDel="00E77DDD">
          <w:rPr>
            <w:rFonts w:ascii="PT Serif" w:hAnsi="PT Serif"/>
            <w:sz w:val="20"/>
            <w:szCs w:val="20"/>
          </w:rPr>
          <w:delText xml:space="preserve">with </w:delText>
        </w:r>
      </w:del>
      <w:ins w:id="35" w:author="Chouvenc,Thomas" w:date="2024-03-01T09:36:00Z">
        <w:del w:id="36" w:author="Nobuaki Mizumoto [2]" w:date="2024-03-02T05:50:00Z">
          <w:r w:rsidR="00E77DDD" w:rsidDel="00A115EB">
            <w:rPr>
              <w:rFonts w:ascii="PT Serif" w:hAnsi="PT Serif"/>
              <w:sz w:val="20"/>
              <w:szCs w:val="20"/>
            </w:rPr>
            <w:delText>which</w:delText>
          </w:r>
        </w:del>
      </w:ins>
      <w:ins w:id="37" w:author="Nobuaki Mizumoto [2]" w:date="2024-03-02T05:50:00Z">
        <w:r w:rsidR="00A115EB">
          <w:rPr>
            <w:rFonts w:ascii="PT Serif" w:hAnsi="PT Serif"/>
            <w:sz w:val="20"/>
            <w:szCs w:val="20"/>
          </w:rPr>
          <w:t>that</w:t>
        </w:r>
      </w:ins>
      <w:ins w:id="38" w:author="Chouvenc,Thomas" w:date="2024-03-01T09:36:00Z">
        <w:r w:rsidR="00E77DDD">
          <w:rPr>
            <w:rFonts w:ascii="PT Serif" w:hAnsi="PT Serif"/>
            <w:sz w:val="20"/>
            <w:szCs w:val="20"/>
          </w:rPr>
          <w:t xml:space="preserve"> produces </w:t>
        </w:r>
      </w:ins>
      <w:r w:rsidR="00E916BB">
        <w:rPr>
          <w:rFonts w:ascii="PT Serif" w:hAnsi="PT Serif"/>
          <w:sz w:val="20"/>
          <w:szCs w:val="20"/>
        </w:rPr>
        <w:t xml:space="preserve">sex pheromones </w:t>
      </w:r>
      <w:r w:rsidR="00E916BB">
        <w:rPr>
          <w:rFonts w:ascii="PT Serif" w:hAnsi="PT Serif"/>
          <w:sz w:val="20"/>
          <w:szCs w:val="20"/>
        </w:rPr>
        <w:fldChar w:fldCharType="begin"/>
      </w:r>
      <w:r w:rsidR="00374CA1">
        <w:rPr>
          <w:rFonts w:ascii="PT Serif" w:hAnsi="PT Serif"/>
          <w:sz w:val="20"/>
          <w:szCs w:val="20"/>
        </w:rPr>
        <w:instrText xml:space="preserve"> ADDIN ZOTERO_ITEM CSL_CITATION {"citationID":"19tQ9Q0m","properties":{"formattedCitation":"[11]","plainCitation":"[11]","noteIndex":0},"citationItems":[{"id":381,"uris":["http://zotero.org/users/9949769/items/GBFB9XH3"],"itemData":{"id":381,"type":"article-journal","abstract":"Recent attempts to explain the evolutionary prevalence of same-sex sexual behavior (SSB) have focused on the role of indiscriminate mating. However, in many cases, SSB may be more complex than simple mistaken identity, instead involving mutual interactions and successful pairing between partners who can detect each other’s sex. Behavioral plasticity is essential for the expression of SSB in such circumstances. To test behavioral plasticity’s role in the evolution of SSB, we used termites to study how females and males modify their behavior in same-sex versus heterosexual pairs. Male termites follow females in paired “tandems” before mating, and movement patterns are sexually dimorphic. Previous studies observed that adaptive same-sex tandems also occur in both sexes. Here we found that stable same-sex tandems are achieved by behavioral plasticity when one partner adopts the other sex’s movements, resulting in behavioral dimorphism. Simulations based on empirically obtained parameters indicated that this socially cued plasticity contributes to pair maintenance, because dimorphic movements improve reunion success upon accidental separation. A systematic literature survey and phylogenetic comparative analysis suggest that the ancestors of modern termites lack consistent sex roles during pairing, indicating that plasticity is inherited from the ancestor. Socioenvironmental induction of ancestral behavioral potential may be of widespread importance to the expression of SSB. Our findings challenge recent arguments for a prominent role of indiscriminate mating behavior in the evolutionary origin and maintenance of SSB across diverse taxa.","container-title":"Proceedings of the National Academy of Sciences of the United States of America","DOI":"10.1073/pnas.2212401119","issue":"46","license":"All rights reserved","note":"publisher: Proceedings of the National Academy of Sciences","page":"e2212401119","source":"pnas.org (Atypon)","title":"Ancestral sex-role plasticity facilitates the evolution of same-sex sexual behavior","volume":"119","author":[{"family":"Mizumoto","given":"Nobuaki"},{"family":"Bourguignon","given":"Thomas"},{"family":"Bailey","given":"Nathan W."}],"issued":{"date-parts":[["2022",11,15]]}}}],"schema":"https://github.com/citation-style-language/schema/raw/master/csl-citation.json"} </w:instrText>
      </w:r>
      <w:r w:rsidR="00E916BB">
        <w:rPr>
          <w:rFonts w:ascii="PT Serif" w:hAnsi="PT Serif"/>
          <w:sz w:val="20"/>
          <w:szCs w:val="20"/>
        </w:rPr>
        <w:fldChar w:fldCharType="separate"/>
      </w:r>
      <w:r w:rsidR="00E916BB" w:rsidRPr="00E916BB">
        <w:rPr>
          <w:rFonts w:ascii="PT Serif" w:hAnsi="PT Serif"/>
          <w:sz w:val="20"/>
        </w:rPr>
        <w:t>[11]</w:t>
      </w:r>
      <w:r w:rsidR="00E916BB">
        <w:rPr>
          <w:rFonts w:ascii="PT Serif" w:hAnsi="PT Serif"/>
          <w:sz w:val="20"/>
          <w:szCs w:val="20"/>
        </w:rPr>
        <w:fldChar w:fldCharType="end"/>
      </w:r>
      <w:r w:rsidRPr="00500E55">
        <w:rPr>
          <w:rFonts w:ascii="PT Serif" w:hAnsi="PT Serif"/>
          <w:sz w:val="20"/>
          <w:szCs w:val="20"/>
        </w:rPr>
        <w:t xml:space="preserve">, maintaining contact in a highly coordinated manner while seeking a suitable site for colony foundation. </w:t>
      </w:r>
      <w:r w:rsidR="001B5CD2" w:rsidRPr="00500E55">
        <w:rPr>
          <w:rFonts w:ascii="PT Serif" w:hAnsi="PT Serif"/>
          <w:sz w:val="20"/>
          <w:szCs w:val="20"/>
        </w:rPr>
        <w:t>Although t</w:t>
      </w:r>
      <w:r w:rsidRPr="00500E55">
        <w:rPr>
          <w:rFonts w:ascii="PT Serif" w:hAnsi="PT Serif"/>
          <w:sz w:val="20"/>
          <w:szCs w:val="20"/>
        </w:rPr>
        <w:t>andem running</w:t>
      </w:r>
      <w:r w:rsidR="001B5CD2" w:rsidRPr="00500E55">
        <w:rPr>
          <w:rFonts w:ascii="PT Serif" w:hAnsi="PT Serif"/>
          <w:sz w:val="20"/>
          <w:szCs w:val="20"/>
        </w:rPr>
        <w:t xml:space="preserve"> </w:t>
      </w:r>
      <w:r w:rsidRPr="00500E55">
        <w:rPr>
          <w:rFonts w:ascii="PT Serif" w:hAnsi="PT Serif"/>
          <w:sz w:val="20"/>
          <w:szCs w:val="20"/>
        </w:rPr>
        <w:t>involves communication via sex pheromones</w:t>
      </w:r>
      <w:r w:rsidR="00FF2D0B" w:rsidRPr="00500E55">
        <w:rPr>
          <w:rFonts w:ascii="PT Serif" w:hAnsi="PT Serif"/>
          <w:sz w:val="20"/>
          <w:szCs w:val="20"/>
        </w:rPr>
        <w:t>, same-sex tandem run</w:t>
      </w:r>
      <w:r w:rsidR="00EC4CC4">
        <w:rPr>
          <w:rFonts w:ascii="PT Serif" w:hAnsi="PT Serif"/>
          <w:sz w:val="20"/>
          <w:szCs w:val="20"/>
        </w:rPr>
        <w:t>ning</w:t>
      </w:r>
      <w:r w:rsidR="00FF2D0B" w:rsidRPr="00500E55">
        <w:rPr>
          <w:rFonts w:ascii="PT Serif" w:hAnsi="PT Serif"/>
          <w:sz w:val="20"/>
          <w:szCs w:val="20"/>
        </w:rPr>
        <w:t xml:space="preserve"> can be observed in either sex</w:t>
      </w:r>
      <w:r w:rsidR="00D379E6" w:rsidRPr="00500E55">
        <w:rPr>
          <w:rFonts w:ascii="PT Serif" w:hAnsi="PT Serif"/>
          <w:sz w:val="20"/>
          <w:szCs w:val="20"/>
        </w:rPr>
        <w:t xml:space="preserve"> </w:t>
      </w:r>
      <w:r w:rsidR="00D379E6" w:rsidRPr="00500E55">
        <w:rPr>
          <w:rFonts w:ascii="PT Serif" w:hAnsi="PT Serif"/>
          <w:sz w:val="20"/>
          <w:szCs w:val="20"/>
        </w:rPr>
        <w:fldChar w:fldCharType="begin"/>
      </w:r>
      <w:r w:rsidR="00374CA1">
        <w:rPr>
          <w:rFonts w:ascii="PT Serif" w:hAnsi="PT Serif"/>
          <w:sz w:val="20"/>
          <w:szCs w:val="20"/>
        </w:rPr>
        <w:instrText xml:space="preserve"> ADDIN ZOTERO_ITEM CSL_CITATION {"citationID":"TBp9fUNz","properties":{"formattedCitation":"[11,12]","plainCitation":"[11,12]","noteIndex":0},"citationItems":[{"id":3052,"uris":["http://zotero.org/users/9949769/items/8LDYWZE3"],"itemData":{"id":3052,"type":"article-journal","abstract":"We investigated the predator avoidance mechanism of post-swarming alates of the lower subterranean termite, Reticulitermes speratus Kolbe. In some lower termites, homosexual tandem running is observed in addition to ordinary heterosexual tandem running. An experiment designed to compare the risk of predation by a termite-hunting ant, Brachyponera chinensis Emery, showed that homosexual tandem running reduced the predation risk until termites encounter the opposite sex. Since an individual ant cannot capture two dealates at once, one of the two dealates forming a tandem can escape while the ant captures its partner. Therefore, the \"post-encounter risk\" of individuals running in tandem was lower than that of single individuals. The \"encounter risk\" with predatory ants was also examined using a mathematical model considering the increased detectability of the predator due to enhanced size of the prey unit. It was suggested that tandem running reduces the predation risk of both participants, even when the enhanced encounter risk was taken into account. In males, competition for the back position was often observed, and consequently, the male at the back was always larger than the male in front. When a male-male tandem encountered a female, the back male won the female more often than the front male. This result suggested that male-male tandem running should result in selection pressure in favor of vigorous males. In conclusion, tandem running decreases the individual predation risk through the dilution effect, and it also plays a role as a mechanism of indirect sexual selection.","container-title":"Journal of theoretical biology","DOI":"https://doi.org/10.1101/2022.06.20.496918","ISSN":"0022-5193","issue":"1","note":"PMID: 11786032\nISBN: 0022-5193","page":"63-70","title":"Homosexual tandem running as selfish herd in &lt;i&gt;Reticulitermes speratus&lt;/i&gt;: novel antipredatory behavior in termites.","volume":"214","author":[{"family":"Matsuura","given":"Kenji"},{"family":"Kuno","given":"Eizi"},{"family":"Nishida","given":"Takayoshi"}],"issued":{"date-parts":[["2002"]]}}},{"id":381,"uris":["http://zotero.org/users/9949769/items/GBFB9XH3"],"itemData":{"id":381,"type":"article-journal","abstract":"Recent attempts to explain the evolutionary prevalence of same-sex sexual behavior (SSB) have focused on the role of indiscriminate mating. However, in many cases, SSB may be more complex than simple mistaken identity, instead involving mutual interactions and successful pairing between partners who can detect each other’s sex. Behavioral plasticity is essential for the expression of SSB in such circumstances. To test behavioral plasticity’s role in the evolution of SSB, we used termites to study how females and males modify their behavior in same-sex versus heterosexual pairs. Male termites follow females in paired “tandems” before mating, and movement patterns are sexually dimorphic. Previous studies observed that adaptive same-sex tandems also occur in both sexes. Here we found that stable same-sex tandems are achieved by behavioral plasticity when one partner adopts the other sex’s movements, resulting in behavioral dimorphism. Simulations based on empirically obtained parameters indicated that this socially cued plasticity contributes to pair maintenance, because dimorphic movements improve reunion success upon accidental separation. A systematic literature survey and phylogenetic comparative analysis suggest that the ancestors of modern termites lack consistent sex roles during pairing, indicating that plasticity is inherited from the ancestor. Socioenvironmental induction of ancestral behavioral potential may be of widespread importance to the expression of SSB. Our findings challenge recent arguments for a prominent role of indiscriminate mating behavior in the evolutionary origin and maintenance of SSB across diverse taxa.","container-title":"Proceedings of the National Academy of Sciences of the United States of America","DOI":"10.1073/pnas.2212401119","issue":"46","license":"All rights reserved","note":"publisher: Proceedings of the National Academy of Sciences","page":"e2212401119","source":"pnas.org (Atypon)","title":"Ancestral sex-role plasticity facilitates the evolution of same-sex sexual behavior","volume":"119","author":[{"family":"Mizumoto","given":"Nobuaki"},{"family":"Bourguignon","given":"Thomas"},{"family":"Bailey","given":"Nathan W."}],"issued":{"date-parts":[["2022",11,15]]}}}],"schema":"https://github.com/citation-style-language/schema/raw/master/csl-citation.json"} </w:instrText>
      </w:r>
      <w:r w:rsidR="00D379E6" w:rsidRPr="00500E55">
        <w:rPr>
          <w:rFonts w:ascii="PT Serif" w:hAnsi="PT Serif"/>
          <w:sz w:val="20"/>
          <w:szCs w:val="20"/>
        </w:rPr>
        <w:fldChar w:fldCharType="separate"/>
      </w:r>
      <w:r w:rsidR="000247A9" w:rsidRPr="00500E55">
        <w:rPr>
          <w:rFonts w:ascii="PT Serif" w:hAnsi="PT Serif"/>
          <w:sz w:val="20"/>
        </w:rPr>
        <w:t>[11,12]</w:t>
      </w:r>
      <w:r w:rsidR="00D379E6" w:rsidRPr="00500E55">
        <w:rPr>
          <w:rFonts w:ascii="PT Serif" w:hAnsi="PT Serif"/>
          <w:sz w:val="20"/>
          <w:szCs w:val="20"/>
        </w:rPr>
        <w:fldChar w:fldCharType="end"/>
      </w:r>
      <w:r w:rsidR="00FF2D0B" w:rsidRPr="00500E55">
        <w:rPr>
          <w:rFonts w:ascii="PT Serif" w:hAnsi="PT Serif"/>
          <w:sz w:val="20"/>
          <w:szCs w:val="20"/>
        </w:rPr>
        <w:t>.</w:t>
      </w:r>
      <w:r w:rsidR="001B5CD2" w:rsidRPr="00500E55">
        <w:rPr>
          <w:rFonts w:ascii="PT Serif" w:hAnsi="PT Serif"/>
          <w:sz w:val="20"/>
          <w:szCs w:val="20"/>
        </w:rPr>
        <w:t xml:space="preserve"> S</w:t>
      </w:r>
      <w:r w:rsidR="00BE778F" w:rsidRPr="00500E55">
        <w:rPr>
          <w:rFonts w:ascii="PT Serif" w:hAnsi="PT Serif"/>
          <w:sz w:val="20"/>
          <w:szCs w:val="20"/>
        </w:rPr>
        <w:t>ex pheromone</w:t>
      </w:r>
      <w:r w:rsidR="00EC4CC4">
        <w:rPr>
          <w:rFonts w:ascii="PT Serif" w:hAnsi="PT Serif"/>
          <w:sz w:val="20"/>
          <w:szCs w:val="20"/>
        </w:rPr>
        <w:t>s</w:t>
      </w:r>
      <w:r w:rsidR="001B5CD2" w:rsidRPr="00500E55">
        <w:rPr>
          <w:rFonts w:ascii="PT Serif" w:hAnsi="PT Serif"/>
          <w:sz w:val="20"/>
          <w:szCs w:val="20"/>
        </w:rPr>
        <w:t xml:space="preserve"> should</w:t>
      </w:r>
      <w:r w:rsidR="00BE778F" w:rsidRPr="00500E55">
        <w:rPr>
          <w:rFonts w:ascii="PT Serif" w:hAnsi="PT Serif"/>
          <w:sz w:val="20"/>
          <w:szCs w:val="20"/>
        </w:rPr>
        <w:t xml:space="preserve"> play different roles between female-female pairs and male-male pairs. In male-male pairs, same-sex tandem can happen once one male start</w:t>
      </w:r>
      <w:r w:rsidR="00EC4CC4">
        <w:rPr>
          <w:rFonts w:ascii="PT Serif" w:hAnsi="PT Serif"/>
          <w:sz w:val="20"/>
          <w:szCs w:val="20"/>
        </w:rPr>
        <w:t>s</w:t>
      </w:r>
      <w:r w:rsidR="00BE778F" w:rsidRPr="00500E55">
        <w:rPr>
          <w:rFonts w:ascii="PT Serif" w:hAnsi="PT Serif"/>
          <w:sz w:val="20"/>
          <w:szCs w:val="20"/>
        </w:rPr>
        <w:t xml:space="preserve"> </w:t>
      </w:r>
      <w:del w:id="39" w:author="Chouvenc,Thomas" w:date="2024-03-01T09:37:00Z">
        <w:r w:rsidR="00BE778F" w:rsidRPr="00500E55" w:rsidDel="00E77DDD">
          <w:rPr>
            <w:rFonts w:ascii="PT Serif" w:hAnsi="PT Serif"/>
            <w:sz w:val="20"/>
            <w:szCs w:val="20"/>
          </w:rPr>
          <w:delText xml:space="preserve">to </w:delText>
        </w:r>
      </w:del>
      <w:r w:rsidR="00BE778F" w:rsidRPr="00500E55">
        <w:rPr>
          <w:rFonts w:ascii="PT Serif" w:hAnsi="PT Serif"/>
          <w:sz w:val="20"/>
          <w:szCs w:val="20"/>
        </w:rPr>
        <w:t>follow</w:t>
      </w:r>
      <w:ins w:id="40" w:author="Chouvenc,Thomas" w:date="2024-03-01T09:37:00Z">
        <w:r w:rsidR="00E77DDD">
          <w:rPr>
            <w:rFonts w:ascii="PT Serif" w:hAnsi="PT Serif"/>
            <w:sz w:val="20"/>
            <w:szCs w:val="20"/>
          </w:rPr>
          <w:t>ing</w:t>
        </w:r>
      </w:ins>
      <w:r w:rsidR="00BE778F" w:rsidRPr="00500E55">
        <w:rPr>
          <w:rFonts w:ascii="PT Serif" w:hAnsi="PT Serif"/>
          <w:sz w:val="20"/>
          <w:szCs w:val="20"/>
        </w:rPr>
        <w:t xml:space="preserve"> another male. Thus, </w:t>
      </w:r>
      <w:ins w:id="41" w:author="Chouvenc,Thomas" w:date="2024-03-01T09:39:00Z">
        <w:r w:rsidR="00E77DDD">
          <w:rPr>
            <w:rFonts w:ascii="PT Serif" w:hAnsi="PT Serif"/>
            <w:sz w:val="20"/>
            <w:szCs w:val="20"/>
          </w:rPr>
          <w:t>in the cas</w:t>
        </w:r>
      </w:ins>
      <w:ins w:id="42" w:author="Chouvenc,Thomas" w:date="2024-03-01T09:40:00Z">
        <w:r w:rsidR="00E77DDD">
          <w:rPr>
            <w:rFonts w:ascii="PT Serif" w:hAnsi="PT Serif"/>
            <w:sz w:val="20"/>
            <w:szCs w:val="20"/>
          </w:rPr>
          <w:t xml:space="preserve">e of </w:t>
        </w:r>
        <w:del w:id="43" w:author="Nobuaki Mizumoto [2]" w:date="2024-03-02T05:50:00Z">
          <w:r w:rsidR="00E77DDD" w:rsidDel="00A115EB">
            <w:rPr>
              <w:rFonts w:ascii="PT Serif" w:hAnsi="PT Serif"/>
              <w:sz w:val="20"/>
              <w:szCs w:val="20"/>
            </w:rPr>
            <w:delText>termite</w:delText>
          </w:r>
        </w:del>
      </w:ins>
      <w:ins w:id="44" w:author="Nobuaki Mizumoto [2]" w:date="2024-03-02T05:50:00Z">
        <w:r w:rsidR="00A115EB">
          <w:rPr>
            <w:rFonts w:ascii="PT Serif" w:hAnsi="PT Serif"/>
            <w:sz w:val="20"/>
            <w:szCs w:val="20"/>
          </w:rPr>
          <w:t>m</w:t>
        </w:r>
      </w:ins>
      <w:ins w:id="45" w:author="Nobuaki Mizumoto [2]" w:date="2024-03-02T05:51:00Z">
        <w:r w:rsidR="00A115EB">
          <w:rPr>
            <w:rFonts w:ascii="PT Serif" w:hAnsi="PT Serif"/>
            <w:sz w:val="20"/>
            <w:szCs w:val="20"/>
          </w:rPr>
          <w:t>ale-male</w:t>
        </w:r>
      </w:ins>
      <w:ins w:id="46" w:author="Chouvenc,Thomas" w:date="2024-03-01T09:40:00Z">
        <w:r w:rsidR="00E77DDD">
          <w:rPr>
            <w:rFonts w:ascii="PT Serif" w:hAnsi="PT Serif"/>
            <w:sz w:val="20"/>
            <w:szCs w:val="20"/>
          </w:rPr>
          <w:t xml:space="preserve"> tandems, </w:t>
        </w:r>
      </w:ins>
      <w:r w:rsidR="00BE778F" w:rsidRPr="00500E55">
        <w:rPr>
          <w:rFonts w:ascii="PT Serif" w:hAnsi="PT Serif"/>
          <w:sz w:val="20"/>
          <w:szCs w:val="20"/>
        </w:rPr>
        <w:t xml:space="preserve">SSB can happen </w:t>
      </w:r>
      <w:r w:rsidR="00EB4AE7" w:rsidRPr="00500E55">
        <w:rPr>
          <w:rFonts w:ascii="PT Serif" w:hAnsi="PT Serif"/>
          <w:sz w:val="20"/>
          <w:szCs w:val="20"/>
        </w:rPr>
        <w:t>because of</w:t>
      </w:r>
      <w:r w:rsidR="00BE778F" w:rsidRPr="00500E55">
        <w:rPr>
          <w:rFonts w:ascii="PT Serif" w:hAnsi="PT Serif"/>
          <w:sz w:val="20"/>
          <w:szCs w:val="20"/>
        </w:rPr>
        <w:t xml:space="preserve"> mistaken identity. </w:t>
      </w:r>
      <w:r w:rsidR="00EB4AE7" w:rsidRPr="00500E55">
        <w:rPr>
          <w:rFonts w:ascii="PT Serif" w:hAnsi="PT Serif"/>
          <w:sz w:val="20"/>
          <w:szCs w:val="20"/>
        </w:rPr>
        <w:t>This implies that</w:t>
      </w:r>
      <w:r w:rsidR="00BE778F" w:rsidRPr="00500E55">
        <w:rPr>
          <w:rFonts w:ascii="PT Serif" w:hAnsi="PT Serif"/>
          <w:sz w:val="20"/>
          <w:szCs w:val="20"/>
        </w:rPr>
        <w:t xml:space="preserve"> species with weak sex pheromones </w:t>
      </w:r>
      <w:ins w:id="47" w:author="Chouvenc,Thomas" w:date="2024-03-01T09:40:00Z">
        <w:r w:rsidR="00E77DDD">
          <w:rPr>
            <w:rFonts w:ascii="PT Serif" w:hAnsi="PT Serif"/>
            <w:sz w:val="20"/>
            <w:szCs w:val="20"/>
          </w:rPr>
          <w:t xml:space="preserve">may </w:t>
        </w:r>
      </w:ins>
      <w:r w:rsidR="00EB4AE7" w:rsidRPr="00500E55">
        <w:rPr>
          <w:rFonts w:ascii="PT Serif" w:hAnsi="PT Serif"/>
          <w:sz w:val="20"/>
          <w:szCs w:val="20"/>
        </w:rPr>
        <w:t>provoke male-male tandem pairing</w:t>
      </w:r>
      <w:r w:rsidR="00BE778F" w:rsidRPr="00500E55">
        <w:rPr>
          <w:rFonts w:ascii="PT Serif" w:hAnsi="PT Serif"/>
          <w:sz w:val="20"/>
          <w:szCs w:val="20"/>
        </w:rPr>
        <w:t xml:space="preserve">. On the other hand, female-female tandem </w:t>
      </w:r>
      <w:del w:id="48" w:author="Chouvenc,Thomas" w:date="2024-03-01T09:45:00Z">
        <w:r w:rsidR="00BE778F" w:rsidRPr="00500E55" w:rsidDel="00E77DDD">
          <w:rPr>
            <w:rFonts w:ascii="PT Serif" w:hAnsi="PT Serif"/>
            <w:sz w:val="20"/>
            <w:szCs w:val="20"/>
          </w:rPr>
          <w:delText xml:space="preserve">cannot </w:delText>
        </w:r>
      </w:del>
      <w:ins w:id="49" w:author="Chouvenc,Thomas" w:date="2024-03-01T09:45:00Z">
        <w:r w:rsidR="00E77DDD">
          <w:rPr>
            <w:rFonts w:ascii="PT Serif" w:hAnsi="PT Serif"/>
            <w:sz w:val="20"/>
            <w:szCs w:val="20"/>
          </w:rPr>
          <w:t>should not</w:t>
        </w:r>
        <w:r w:rsidR="00E77DDD" w:rsidRPr="00500E55">
          <w:rPr>
            <w:rFonts w:ascii="PT Serif" w:hAnsi="PT Serif"/>
            <w:sz w:val="20"/>
            <w:szCs w:val="20"/>
          </w:rPr>
          <w:t xml:space="preserve"> </w:t>
        </w:r>
      </w:ins>
      <w:del w:id="50" w:author="Nobuaki Mizumoto [2]" w:date="2024-03-02T05:54:00Z">
        <w:r w:rsidR="00BE778F" w:rsidRPr="00500E55" w:rsidDel="00A115EB">
          <w:rPr>
            <w:rFonts w:ascii="PT Serif" w:hAnsi="PT Serif"/>
            <w:sz w:val="20"/>
            <w:szCs w:val="20"/>
          </w:rPr>
          <w:delText xml:space="preserve">happen </w:delText>
        </w:r>
        <w:r w:rsidR="00065606" w:rsidRPr="00500E55" w:rsidDel="00A115EB">
          <w:rPr>
            <w:rFonts w:ascii="PT Serif" w:hAnsi="PT Serif"/>
            <w:sz w:val="20"/>
            <w:szCs w:val="20"/>
          </w:rPr>
          <w:delText>because of</w:delText>
        </w:r>
      </w:del>
      <w:ins w:id="51" w:author="Nobuaki Mizumoto [2]" w:date="2024-03-02T05:54:00Z">
        <w:r w:rsidR="00A115EB">
          <w:rPr>
            <w:rFonts w:ascii="PT Serif" w:hAnsi="PT Serif"/>
            <w:sz w:val="20"/>
            <w:szCs w:val="20"/>
          </w:rPr>
          <w:t>come from the</w:t>
        </w:r>
      </w:ins>
      <w:r w:rsidR="00BE778F" w:rsidRPr="00500E55">
        <w:rPr>
          <w:rFonts w:ascii="PT Serif" w:hAnsi="PT Serif"/>
          <w:sz w:val="20"/>
          <w:szCs w:val="20"/>
        </w:rPr>
        <w:t xml:space="preserve"> mistaken identity</w:t>
      </w:r>
      <w:ins w:id="52" w:author="Nobuaki Mizumoto [2]" w:date="2024-03-02T05:55:00Z">
        <w:r w:rsidR="00A115EB">
          <w:rPr>
            <w:rFonts w:ascii="PT Serif" w:hAnsi="PT Serif"/>
            <w:sz w:val="20"/>
            <w:szCs w:val="20"/>
          </w:rPr>
          <w:t xml:space="preserve"> because</w:t>
        </w:r>
      </w:ins>
      <w:del w:id="53" w:author="Nobuaki Mizumoto [2]" w:date="2024-03-02T05:55:00Z">
        <w:r w:rsidR="00BE778F" w:rsidRPr="00500E55" w:rsidDel="00A115EB">
          <w:rPr>
            <w:rFonts w:ascii="PT Serif" w:hAnsi="PT Serif"/>
            <w:sz w:val="20"/>
            <w:szCs w:val="20"/>
          </w:rPr>
          <w:delText>.</w:delText>
        </w:r>
      </w:del>
      <w:ins w:id="54" w:author="Nobuaki Mizumoto [2]" w:date="2024-03-02T05:55:00Z">
        <w:r w:rsidR="00A115EB" w:rsidRPr="00A115EB">
          <w:rPr>
            <w:rFonts w:ascii="PT Serif" w:hAnsi="PT Serif"/>
            <w:sz w:val="20"/>
            <w:szCs w:val="20"/>
          </w:rPr>
          <w:t xml:space="preserve"> </w:t>
        </w:r>
        <w:r w:rsidR="00A115EB" w:rsidRPr="00500E55">
          <w:rPr>
            <w:rFonts w:ascii="PT Serif" w:hAnsi="PT Serif"/>
            <w:sz w:val="20"/>
            <w:szCs w:val="20"/>
          </w:rPr>
          <w:t xml:space="preserve">the sex role is fixed (females do not follow males) </w:t>
        </w:r>
        <w:r w:rsidR="00A115EB" w:rsidRPr="00500E55">
          <w:rPr>
            <w:rFonts w:ascii="PT Serif" w:hAnsi="PT Serif"/>
            <w:sz w:val="20"/>
            <w:szCs w:val="20"/>
          </w:rPr>
          <w:fldChar w:fldCharType="begin"/>
        </w:r>
      </w:ins>
      <w:r w:rsidR="00374CA1">
        <w:rPr>
          <w:rFonts w:ascii="PT Serif" w:hAnsi="PT Serif"/>
          <w:sz w:val="20"/>
          <w:szCs w:val="20"/>
        </w:rPr>
        <w:instrText xml:space="preserve"> ADDIN ZOTERO_ITEM CSL_CITATION {"citationID":"yIVkrEiD","properties":{"formattedCitation":"[11,13]","plainCitation":"[11,13]","noteIndex":0},"citationItems":[{"id":381,"uris":["http://zotero.org/users/9949769/items/GBFB9XH3"],"itemData":{"id":381,"type":"article-journal","abstract":"Recent attempts to explain the evolutionary prevalence of same-sex sexual behavior (SSB) have focused on the role of indiscriminate mating. However, in many cases, SSB may be more complex than simple mistaken identity, instead involving mutual interactions and successful pairing between partners who can detect each other’s sex. Behavioral plasticity is essential for the expression of SSB in such circumstances. To test behavioral plasticity’s role in the evolution of SSB, we used termites to study how females and males modify their behavior in same-sex versus heterosexual pairs. Male termites follow females in paired “tandems” before mating, and movement patterns are sexually dimorphic. Previous studies observed that adaptive same-sex tandems also occur in both sexes. Here we found that stable same-sex tandems are achieved by behavioral plasticity when one partner adopts the other sex’s movements, resulting in behavioral dimorphism. Simulations based on empirically obtained parameters indicated that this socially cued plasticity contributes to pair maintenance, because dimorphic movements improve reunion success upon accidental separation. A systematic literature survey and phylogenetic comparative analysis suggest that the ancestors of modern termites lack consistent sex roles during pairing, indicating that plasticity is inherited from the ancestor. Socioenvironmental induction of ancestral behavioral potential may be of widespread importance to the expression of SSB. Our findings challenge recent arguments for a prominent role of indiscriminate mating behavior in the evolutionary origin and maintenance of SSB across diverse taxa.","container-title":"Proceedings of the National Academy of Sciences of the United States of America","DOI":"10.1073/pnas.2212401119","issue":"46","license":"All rights reserved","note":"publisher: Proceedings of the National Academy of Sciences","page":"e2212401119","source":"pnas.org (Atypon)","title":"Ancestral sex-role plasticity facilitates the evolution of same-sex sexual behavior","volume":"119","author":[{"family":"Mizumoto","given":"Nobuaki"},{"family":"Bourguignon","given":"Thomas"},{"family":"Bailey","given":"Nathan W."}],"issued":{"date-parts":[["2022",11,15]]}}},{"id":1840,"uris":["http://zotero.org/users/9949769/items/A286KV9E"],"itemData":{"id":1840,"type":"article-journal","abstract":"After swarming, reproductive dealates of the Formosan subterranean termite, Coptotermes formosanus, run together in tandem. The tandem running is an age-related behavioral activity in C. formosanus. This behavior was not evoked in pre-flight alates less than 6-d-old that were artificially dealated. Female age was more important than male age for evoking tandem behavior. Females and males, older than 35 days, did not exhibit this behavior. Mating status was not important for female and male dealates to form the tandem pairs. The titers of the major tergal gland component, trilinolein, did not decline significantly and remained high, not only in virgin females, but also in mated females for a period of time after swarming. On the other hand, increasing amounts of the female-specific compound trilinolein were detected in male dealates 7, 14, and 42 days after pairing. This suggests that trilinolein in the females might be transferred to the males as a nuptial gift in C. formosanus. In addition, females have structurally different lateral setae that may constitute a morphological factor involved in the tandem behavior in this species. Covering the setae with dimethyl sulfoxide prevented the tandem behavior.","container-title":"Journal of Insect Physiology","DOI":"10.1016/j.jinsphys.2004.03.010","ISSN":"00221910","issue":"6","page":"539-546","title":"Factors affecting post-flight behavior in primary reproductives of the Formosan subterranean termite, &lt;i&gt;Coptotermes formosanus&lt;/i&gt; (Isoptera: Rhinotermitidae)","volume":"50","author":[{"family":"Park","given":"Yong Ihl"},{"family":"Bland","given":"John M."},{"family":"Raina","given":"Ashok K."}],"issued":{"date-parts":[["2004"]]}}}],"schema":"https://github.com/citation-style-language/schema/raw/master/csl-citation.json"} </w:instrText>
      </w:r>
      <w:ins w:id="55" w:author="Nobuaki Mizumoto [2]" w:date="2024-03-02T05:55:00Z">
        <w:r w:rsidR="00A115EB" w:rsidRPr="00500E55">
          <w:rPr>
            <w:rFonts w:ascii="PT Serif" w:hAnsi="PT Serif"/>
            <w:sz w:val="20"/>
            <w:szCs w:val="20"/>
          </w:rPr>
          <w:fldChar w:fldCharType="separate"/>
        </w:r>
        <w:r w:rsidR="00A115EB" w:rsidRPr="00E916BB">
          <w:rPr>
            <w:rFonts w:ascii="PT Serif" w:hAnsi="PT Serif"/>
            <w:sz w:val="20"/>
          </w:rPr>
          <w:t>[11,13]</w:t>
        </w:r>
        <w:r w:rsidR="00A115EB" w:rsidRPr="00500E55">
          <w:rPr>
            <w:rFonts w:ascii="PT Serif" w:hAnsi="PT Serif"/>
            <w:sz w:val="20"/>
            <w:szCs w:val="20"/>
          </w:rPr>
          <w:fldChar w:fldCharType="end"/>
        </w:r>
        <w:r w:rsidR="00A115EB" w:rsidRPr="00500E55">
          <w:rPr>
            <w:rFonts w:ascii="PT Serif" w:hAnsi="PT Serif"/>
            <w:sz w:val="20"/>
            <w:szCs w:val="20"/>
          </w:rPr>
          <w:t>,</w:t>
        </w:r>
        <w:r w:rsidR="00A115EB">
          <w:rPr>
            <w:rFonts w:ascii="PT Serif" w:hAnsi="PT Serif"/>
            <w:sz w:val="20"/>
            <w:szCs w:val="20"/>
          </w:rPr>
          <w:t xml:space="preserve"> and</w:t>
        </w:r>
        <w:r w:rsidR="00A115EB" w:rsidRPr="00500E55">
          <w:rPr>
            <w:rFonts w:ascii="PT Serif" w:hAnsi="PT Serif"/>
            <w:sz w:val="20"/>
            <w:szCs w:val="20"/>
          </w:rPr>
          <w:t xml:space="preserve"> one female</w:t>
        </w:r>
        <w:r w:rsidR="00A115EB">
          <w:rPr>
            <w:rFonts w:ascii="PT Serif" w:hAnsi="PT Serif"/>
            <w:sz w:val="20"/>
            <w:szCs w:val="20"/>
          </w:rPr>
          <w:t xml:space="preserve"> needs to</w:t>
        </w:r>
        <w:r w:rsidR="00A115EB" w:rsidRPr="00500E55">
          <w:rPr>
            <w:rFonts w:ascii="PT Serif" w:hAnsi="PT Serif"/>
            <w:sz w:val="20"/>
            <w:szCs w:val="20"/>
          </w:rPr>
          <w:t xml:space="preserve"> change</w:t>
        </w:r>
        <w:r w:rsidR="00A115EB">
          <w:rPr>
            <w:rFonts w:ascii="PT Serif" w:hAnsi="PT Serif"/>
            <w:sz w:val="20"/>
            <w:szCs w:val="20"/>
          </w:rPr>
          <w:t xml:space="preserve"> the</w:t>
        </w:r>
        <w:r w:rsidR="00A115EB" w:rsidRPr="00500E55">
          <w:rPr>
            <w:rFonts w:ascii="PT Serif" w:hAnsi="PT Serif"/>
            <w:sz w:val="20"/>
            <w:szCs w:val="20"/>
          </w:rPr>
          <w:t xml:space="preserve"> sex role</w:t>
        </w:r>
        <w:r w:rsidR="00A115EB">
          <w:rPr>
            <w:rFonts w:ascii="PT Serif" w:hAnsi="PT Serif"/>
            <w:sz w:val="20"/>
            <w:szCs w:val="20"/>
          </w:rPr>
          <w:t xml:space="preserve"> </w:t>
        </w:r>
      </w:ins>
      <w:ins w:id="56" w:author="Nobuaki Mizumoto [2]" w:date="2024-03-02T05:56:00Z">
        <w:r w:rsidR="00A115EB">
          <w:rPr>
            <w:rFonts w:ascii="PT Serif" w:hAnsi="PT Serif"/>
            <w:sz w:val="20"/>
            <w:szCs w:val="20"/>
          </w:rPr>
          <w:t>before the initiation of</w:t>
        </w:r>
      </w:ins>
      <w:ins w:id="57" w:author="Nobuaki Mizumoto [2]" w:date="2024-03-02T05:55:00Z">
        <w:r w:rsidR="00A115EB" w:rsidRPr="00500E55">
          <w:rPr>
            <w:rFonts w:ascii="PT Serif" w:hAnsi="PT Serif"/>
            <w:sz w:val="20"/>
            <w:szCs w:val="20"/>
          </w:rPr>
          <w:t xml:space="preserve"> female-female tandem runs</w:t>
        </w:r>
        <w:r w:rsidR="00A115EB">
          <w:rPr>
            <w:rFonts w:ascii="PT Serif" w:hAnsi="PT Serif"/>
            <w:sz w:val="20"/>
            <w:szCs w:val="20"/>
          </w:rPr>
          <w:t xml:space="preserve"> when not approached by males</w:t>
        </w:r>
      </w:ins>
      <w:ins w:id="58" w:author="Nobuaki Mizumoto [2]" w:date="2024-03-02T05:56:00Z">
        <w:r w:rsidR="00A115EB">
          <w:rPr>
            <w:rFonts w:ascii="PT Serif" w:hAnsi="PT Serif"/>
            <w:sz w:val="20"/>
            <w:szCs w:val="20"/>
          </w:rPr>
          <w:t>.</w:t>
        </w:r>
      </w:ins>
      <w:ins w:id="59" w:author="Nobuaki Mizumoto [2]" w:date="2024-03-02T05:57:00Z">
        <w:r w:rsidR="00A115EB">
          <w:rPr>
            <w:rFonts w:ascii="PT Serif" w:hAnsi="PT Serif"/>
            <w:sz w:val="20"/>
            <w:szCs w:val="20"/>
          </w:rPr>
          <w:t xml:space="preserve"> </w:t>
        </w:r>
      </w:ins>
      <w:ins w:id="60" w:author="Nobuaki Mizumoto [2]" w:date="2024-03-02T05:58:00Z">
        <w:r w:rsidR="00A115EB">
          <w:rPr>
            <w:rFonts w:ascii="PT Serif" w:hAnsi="PT Serif"/>
            <w:sz w:val="20"/>
            <w:szCs w:val="20"/>
          </w:rPr>
          <w:t>This implies</w:t>
        </w:r>
      </w:ins>
      <w:ins w:id="61" w:author="Nobuaki Mizumoto [2]" w:date="2024-03-02T06:01:00Z">
        <w:r w:rsidR="00A115EB">
          <w:rPr>
            <w:rFonts w:ascii="PT Serif" w:hAnsi="PT Serif"/>
            <w:sz w:val="20"/>
            <w:szCs w:val="20"/>
          </w:rPr>
          <w:t xml:space="preserve"> that</w:t>
        </w:r>
      </w:ins>
      <w:ins w:id="62" w:author="Nobuaki Mizumoto [2]" w:date="2024-03-02T05:58:00Z">
        <w:r w:rsidR="00A115EB">
          <w:rPr>
            <w:rFonts w:ascii="PT Serif" w:hAnsi="PT Serif"/>
            <w:sz w:val="20"/>
            <w:szCs w:val="20"/>
          </w:rPr>
          <w:t xml:space="preserve"> female-female tandem run </w:t>
        </w:r>
      </w:ins>
      <w:ins w:id="63" w:author="Nobuaki Mizumoto [2]" w:date="2024-03-02T06:00:00Z">
        <w:r w:rsidR="00A115EB">
          <w:rPr>
            <w:rFonts w:ascii="PT Serif" w:hAnsi="PT Serif"/>
            <w:sz w:val="20"/>
            <w:szCs w:val="20"/>
          </w:rPr>
          <w:t>could be</w:t>
        </w:r>
      </w:ins>
      <w:ins w:id="64" w:author="Nobuaki Mizumoto [2]" w:date="2024-03-02T05:58:00Z">
        <w:r w:rsidR="00A115EB">
          <w:rPr>
            <w:rFonts w:ascii="PT Serif" w:hAnsi="PT Serif"/>
            <w:sz w:val="20"/>
            <w:szCs w:val="20"/>
          </w:rPr>
          <w:t xml:space="preserve"> intentional, and thus </w:t>
        </w:r>
      </w:ins>
      <w:del w:id="65" w:author="Nobuaki Mizumoto [2]" w:date="2024-03-02T05:57:00Z">
        <w:r w:rsidR="00BE778F" w:rsidRPr="00500E55" w:rsidDel="00A115EB">
          <w:rPr>
            <w:rFonts w:ascii="PT Serif" w:hAnsi="PT Serif"/>
            <w:sz w:val="20"/>
            <w:szCs w:val="20"/>
          </w:rPr>
          <w:delText xml:space="preserve"> </w:delText>
        </w:r>
      </w:del>
      <w:ins w:id="66" w:author="Chouvenc,Thomas" w:date="2024-03-01T09:48:00Z">
        <w:del w:id="67" w:author="Nobuaki Mizumoto [2]" w:date="2024-03-02T05:58:00Z">
          <w:r w:rsidR="00D91D3C" w:rsidDel="00A115EB">
            <w:rPr>
              <w:rFonts w:ascii="PT Serif" w:hAnsi="PT Serif"/>
              <w:sz w:val="20"/>
              <w:szCs w:val="20"/>
            </w:rPr>
            <w:delText>C</w:delText>
          </w:r>
        </w:del>
      </w:ins>
      <w:ins w:id="68" w:author="Nobuaki Mizumoto [2]" w:date="2024-03-02T05:58:00Z">
        <w:r w:rsidR="00A115EB">
          <w:rPr>
            <w:rFonts w:ascii="PT Serif" w:hAnsi="PT Serif"/>
            <w:sz w:val="20"/>
            <w:szCs w:val="20"/>
          </w:rPr>
          <w:t>c</w:t>
        </w:r>
      </w:ins>
      <w:ins w:id="69" w:author="Chouvenc,Thomas" w:date="2024-03-01T09:48:00Z">
        <w:r w:rsidR="00D91D3C">
          <w:rPr>
            <w:rFonts w:ascii="PT Serif" w:hAnsi="PT Serif"/>
            <w:sz w:val="20"/>
            <w:szCs w:val="20"/>
          </w:rPr>
          <w:t>onversely,</w:t>
        </w:r>
        <w:del w:id="70" w:author="Nobuaki Mizumoto [2]" w:date="2024-03-02T05:59:00Z">
          <w:r w:rsidR="00D91D3C" w:rsidDel="00A115EB">
            <w:rPr>
              <w:rFonts w:ascii="PT Serif" w:hAnsi="PT Serif"/>
              <w:sz w:val="20"/>
              <w:szCs w:val="20"/>
            </w:rPr>
            <w:delText xml:space="preserve"> </w:delText>
          </w:r>
        </w:del>
        <w:del w:id="71" w:author="Nobuaki Mizumoto [2]" w:date="2024-03-02T05:58:00Z">
          <w:r w:rsidR="00D91D3C" w:rsidDel="00A115EB">
            <w:rPr>
              <w:rFonts w:ascii="PT Serif" w:hAnsi="PT Serif"/>
              <w:sz w:val="20"/>
              <w:szCs w:val="20"/>
            </w:rPr>
            <w:delText xml:space="preserve">in the case of </w:delText>
          </w:r>
        </w:del>
        <w:del w:id="72" w:author="Nobuaki Mizumoto [2]" w:date="2024-03-02T05:59:00Z">
          <w:r w:rsidR="00D91D3C" w:rsidDel="00A115EB">
            <w:rPr>
              <w:rFonts w:ascii="PT Serif" w:hAnsi="PT Serif"/>
              <w:sz w:val="20"/>
              <w:szCs w:val="20"/>
            </w:rPr>
            <w:delText>strong pheromone signal,</w:delText>
          </w:r>
        </w:del>
        <w:r w:rsidR="00D91D3C">
          <w:rPr>
            <w:rFonts w:ascii="PT Serif" w:hAnsi="PT Serif"/>
            <w:sz w:val="20"/>
            <w:szCs w:val="20"/>
          </w:rPr>
          <w:t xml:space="preserve"> </w:t>
        </w:r>
        <w:del w:id="73" w:author="Nobuaki Mizumoto [2]" w:date="2024-03-02T05:57:00Z">
          <w:r w:rsidR="00D91D3C" w:rsidDel="00A115EB">
            <w:rPr>
              <w:rFonts w:ascii="PT Serif" w:hAnsi="PT Serif"/>
              <w:sz w:val="20"/>
              <w:szCs w:val="20"/>
            </w:rPr>
            <w:delText>and</w:delText>
          </w:r>
        </w:del>
      </w:ins>
      <w:del w:id="74" w:author="Nobuaki Mizumoto [2]" w:date="2024-03-02T05:57:00Z">
        <w:r w:rsidR="002F7278" w:rsidRPr="00500E55" w:rsidDel="00A115EB">
          <w:rPr>
            <w:rFonts w:ascii="PT Serif" w:hAnsi="PT Serif"/>
            <w:sz w:val="20"/>
            <w:szCs w:val="20"/>
          </w:rPr>
          <w:delText>A</w:delText>
        </w:r>
      </w:del>
      <w:ins w:id="75" w:author="Chouvenc,Thomas" w:date="2024-03-01T09:48:00Z">
        <w:del w:id="76" w:author="Nobuaki Mizumoto [2]" w:date="2024-03-02T05:57:00Z">
          <w:r w:rsidR="00D91D3C" w:rsidDel="00A115EB">
            <w:rPr>
              <w:rFonts w:ascii="PT Serif" w:hAnsi="PT Serif"/>
              <w:sz w:val="20"/>
              <w:szCs w:val="20"/>
            </w:rPr>
            <w:delText xml:space="preserve"> a</w:delText>
          </w:r>
        </w:del>
      </w:ins>
      <w:del w:id="77" w:author="Nobuaki Mizumoto [2]" w:date="2024-03-02T05:57:00Z">
        <w:r w:rsidR="002F7278" w:rsidRPr="00500E55" w:rsidDel="00A115EB">
          <w:rPr>
            <w:rFonts w:ascii="PT Serif" w:hAnsi="PT Serif"/>
            <w:sz w:val="20"/>
            <w:szCs w:val="20"/>
          </w:rPr>
          <w:delText xml:space="preserve">s </w:delText>
        </w:r>
      </w:del>
      <w:del w:id="78" w:author="Nobuaki Mizumoto [2]" w:date="2024-03-02T05:55:00Z">
        <w:r w:rsidR="002F7278" w:rsidRPr="00500E55" w:rsidDel="00A115EB">
          <w:rPr>
            <w:rFonts w:ascii="PT Serif" w:hAnsi="PT Serif"/>
            <w:sz w:val="20"/>
            <w:szCs w:val="20"/>
          </w:rPr>
          <w:delText>the</w:delText>
        </w:r>
        <w:r w:rsidR="00BE778F" w:rsidRPr="00500E55" w:rsidDel="00A115EB">
          <w:rPr>
            <w:rFonts w:ascii="PT Serif" w:hAnsi="PT Serif"/>
            <w:sz w:val="20"/>
            <w:szCs w:val="20"/>
          </w:rPr>
          <w:delText xml:space="preserve"> sex role is fixed </w:delText>
        </w:r>
        <w:r w:rsidR="002F7278" w:rsidRPr="00500E55" w:rsidDel="00A115EB">
          <w:rPr>
            <w:rFonts w:ascii="PT Serif" w:hAnsi="PT Serif"/>
            <w:sz w:val="20"/>
            <w:szCs w:val="20"/>
          </w:rPr>
          <w:delText>(</w:delText>
        </w:r>
        <w:r w:rsidR="00BE778F" w:rsidRPr="00500E55" w:rsidDel="00A115EB">
          <w:rPr>
            <w:rFonts w:ascii="PT Serif" w:hAnsi="PT Serif"/>
            <w:sz w:val="20"/>
            <w:szCs w:val="20"/>
          </w:rPr>
          <w:delText>females do not follow males</w:delText>
        </w:r>
        <w:r w:rsidR="002F7278" w:rsidRPr="00500E55" w:rsidDel="00A115EB">
          <w:rPr>
            <w:rFonts w:ascii="PT Serif" w:hAnsi="PT Serif"/>
            <w:sz w:val="20"/>
            <w:szCs w:val="20"/>
          </w:rPr>
          <w:delText>)</w:delText>
        </w:r>
        <w:r w:rsidR="00BE778F" w:rsidRPr="00500E55" w:rsidDel="00A115EB">
          <w:rPr>
            <w:rFonts w:ascii="PT Serif" w:hAnsi="PT Serif"/>
            <w:sz w:val="20"/>
            <w:szCs w:val="20"/>
          </w:rPr>
          <w:delText xml:space="preserve"> </w:delText>
        </w:r>
        <w:r w:rsidR="001B5CD2" w:rsidRPr="00500E55" w:rsidDel="00A115EB">
          <w:rPr>
            <w:rFonts w:ascii="PT Serif" w:hAnsi="PT Serif"/>
            <w:sz w:val="20"/>
            <w:szCs w:val="20"/>
          </w:rPr>
          <w:fldChar w:fldCharType="begin"/>
        </w:r>
        <w:r w:rsidR="00EC4CC4" w:rsidDel="00A115EB">
          <w:rPr>
            <w:rFonts w:ascii="PT Serif" w:hAnsi="PT Serif"/>
            <w:sz w:val="20"/>
            <w:szCs w:val="20"/>
          </w:rPr>
          <w:delInstrText xml:space="preserve"> ADDIN ZOTERO_ITEM CSL_CITATION {"citationID":"yIVkrEiD","properties":{"formattedCitation":"[11,13]","plainCitation":"[11,13]","noteIndex":0},"citationItems":[{"id":15212,"uris":["http://zotero.org/users/9949769/items/GBFB9XH3"],"itemData":{"id":15212,"type":"article-journal","abstract":"Recent attempts to explain the evolutionary prevalence of same-sex sexual behavior (SSB) have focused on the role of indiscriminate mating. However, in many cases, SSB may be more complex than simple mistaken identity, instead involving mutual interactions and successful pairing between partners who can detect each other’s sex. Behavioral plasticity is essential for the expression of SSB in such circumstances. To test behavioral plasticity’s role in the evolution of SSB, we used termites to study how females and males modify their behavior in same-sex versus heterosexual pairs. Male termites follow females in paired “tandems” before mating, and movement patterns are sexually dimorphic. Previous studies observed that adaptive same-sex tandems also occur in both sexes. Here we found that stable same-sex tandems are achieved by behavioral plasticity when one partner adopts the other sex’s movements, resulting in behavioral dimorphism. Simulations based on empirically obtained parameters indicated that this socially cued plasticity contributes to pair maintenance, because dimorphic movements improve reunion success upon accidental separation. A systematic literature survey and phylogenetic comparative analysis suggest that the ancestors of modern termites lack consistent sex roles during pairing, indicating that plasticity is inherited from the ancestor. Socioenvironmental induction of ancestral behavioral potential may be of widespread importance to the expression of SSB. Our findings challenge recent arguments for a prominent role of indiscriminate mating behavior in the evolutionary origin and maintenance of SSB across diverse taxa.","container-title":"Proceedings of the National Academy of Sciences of the United States of America","DOI":"10.1073/pnas.2212401119","issue":"46","license":"All rights reserved","note":"publisher: Proceedings of the National Academy of Sciences","page":"e2212401119","source":"pnas.org (Atypon)","title":"Ancestral sex-role plasticity facilitates the evolution of same-sex sexual behavior","volume":"119","author":[{"family":"Mizumoto","given":"Nobuaki"},{"family":"Bourguignon","given":"Thomas"},{"family":"Bailey","given":"Nathan W."}],"issued":{"date-parts":[["2022",11,15]]}}},{"id":4051,"uris":["http://zotero.org/users/9949769/items/A286KV9E"],"itemData":{"id":4051,"type":"article-journal","abstract":"After swarming, reproductive dealates of the Formosan subterranean termite, Coptotermes formosanus, run together in tandem. The tandem running is an age-related behavioral activity in C. formosanus. This behavior was not evoked in pre-flight alates less than 6-d-old that were artificially dealated. Female age was more important than male age for evoking tandem behavior. Females and males, older than 35 days, did not exhibit this behavior. Mating status was not important for female and male dealates to form the tandem pairs. The titers of the major tergal gland component, trilinolein, did not decline significantly and remained high, not only in virgin females, but also in mated females for a period of time after swarming. On the other hand, increasing amounts of the female-specific compound trilinolein were detected in male dealates 7, 14, and 42 days after pairing. This suggests that trilinolein in the females might be transferred to the males as a nuptial gift in C. formosanus. In addition, females have structurally different lateral setae that may constitute a morphological factor involved in the tandem behavior in this species. Covering the setae with dimethyl sulfoxide prevented the tandem behavior.","container-title":"Journal of Insect Physiology","DOI":"10.1016/j.jinsphys.2004.03.010","ISSN":"00221910","issue":"6","page":"539-546","title":"Factors affecting post-flight behavior in primary reproductives of the Formosan subterranean termite, &lt;i&gt;Coptotermes formosanus&lt;/i&gt; (Isoptera: Rhinotermitidae)","volume":"50","author":[{"family":"Park","given":"Yong Ihl"},{"family":"Bland","given":"John M."},{"family":"Raina","given":"Ashok K."}],"issued":{"date-parts":[["2004"]]}}}],"schema":"https://github.com/citation-style-language/schema/raw/master/csl-citation.json"} </w:delInstrText>
        </w:r>
        <w:r w:rsidR="001B5CD2" w:rsidRPr="00500E55" w:rsidDel="00A115EB">
          <w:rPr>
            <w:rFonts w:ascii="PT Serif" w:hAnsi="PT Serif"/>
            <w:sz w:val="20"/>
            <w:szCs w:val="20"/>
          </w:rPr>
          <w:fldChar w:fldCharType="separate"/>
        </w:r>
        <w:r w:rsidR="00E916BB" w:rsidRPr="00E916BB" w:rsidDel="00A115EB">
          <w:rPr>
            <w:rFonts w:ascii="PT Serif" w:hAnsi="PT Serif"/>
            <w:sz w:val="20"/>
          </w:rPr>
          <w:delText>[11,13]</w:delText>
        </w:r>
        <w:r w:rsidR="001B5CD2" w:rsidRPr="00500E55" w:rsidDel="00A115EB">
          <w:rPr>
            <w:rFonts w:ascii="PT Serif" w:hAnsi="PT Serif"/>
            <w:sz w:val="20"/>
            <w:szCs w:val="20"/>
          </w:rPr>
          <w:fldChar w:fldCharType="end"/>
        </w:r>
        <w:r w:rsidR="002F7278" w:rsidRPr="00500E55" w:rsidDel="00A115EB">
          <w:rPr>
            <w:rFonts w:ascii="PT Serif" w:hAnsi="PT Serif"/>
            <w:sz w:val="20"/>
            <w:szCs w:val="20"/>
          </w:rPr>
          <w:delText>,</w:delText>
        </w:r>
        <w:r w:rsidR="00BE778F" w:rsidRPr="00500E55" w:rsidDel="00A115EB">
          <w:rPr>
            <w:rFonts w:ascii="PT Serif" w:hAnsi="PT Serif"/>
            <w:sz w:val="20"/>
            <w:szCs w:val="20"/>
          </w:rPr>
          <w:delText xml:space="preserve"> female-female tandem runs</w:delText>
        </w:r>
      </w:del>
      <w:ins w:id="79" w:author="Chouvenc,Thomas" w:date="2024-03-01T09:49:00Z">
        <w:del w:id="80" w:author="Nobuaki Mizumoto [2]" w:date="2024-03-02T05:55:00Z">
          <w:r w:rsidR="00D91D3C" w:rsidDel="00A115EB">
            <w:rPr>
              <w:rFonts w:ascii="PT Serif" w:hAnsi="PT Serif"/>
              <w:sz w:val="20"/>
              <w:szCs w:val="20"/>
            </w:rPr>
            <w:delText xml:space="preserve"> may</w:delText>
          </w:r>
        </w:del>
      </w:ins>
      <w:del w:id="81" w:author="Nobuaki Mizumoto [2]" w:date="2024-03-02T05:55:00Z">
        <w:r w:rsidR="002F7278" w:rsidRPr="00500E55" w:rsidDel="00A115EB">
          <w:rPr>
            <w:rFonts w:ascii="PT Serif" w:hAnsi="PT Serif"/>
            <w:sz w:val="20"/>
            <w:szCs w:val="20"/>
          </w:rPr>
          <w:delText xml:space="preserve"> initiate after</w:delText>
        </w:r>
        <w:r w:rsidR="00BE778F" w:rsidRPr="00500E55" w:rsidDel="00A115EB">
          <w:rPr>
            <w:rFonts w:ascii="PT Serif" w:hAnsi="PT Serif"/>
            <w:sz w:val="20"/>
            <w:szCs w:val="20"/>
          </w:rPr>
          <w:delText xml:space="preserve"> one female </w:delText>
        </w:r>
        <w:commentRangeStart w:id="82"/>
        <w:commentRangeStart w:id="83"/>
        <w:r w:rsidR="00A252AB" w:rsidRPr="00500E55" w:rsidDel="00A115EB">
          <w:rPr>
            <w:rFonts w:ascii="PT Serif" w:hAnsi="PT Serif"/>
            <w:sz w:val="20"/>
            <w:szCs w:val="20"/>
          </w:rPr>
          <w:delText>change</w:delText>
        </w:r>
        <w:r w:rsidR="00EC4CC4" w:rsidDel="00A115EB">
          <w:rPr>
            <w:rFonts w:ascii="PT Serif" w:hAnsi="PT Serif"/>
            <w:sz w:val="20"/>
            <w:szCs w:val="20"/>
          </w:rPr>
          <w:delText>s</w:delText>
        </w:r>
        <w:r w:rsidR="00A252AB" w:rsidRPr="00500E55" w:rsidDel="00A115EB">
          <w:rPr>
            <w:rFonts w:ascii="PT Serif" w:hAnsi="PT Serif"/>
            <w:sz w:val="20"/>
            <w:szCs w:val="20"/>
          </w:rPr>
          <w:delText xml:space="preserve"> sex role in advance</w:delText>
        </w:r>
      </w:del>
      <w:ins w:id="84" w:author="Chouvenc,Thomas" w:date="2024-03-01T09:49:00Z">
        <w:del w:id="85" w:author="Nobuaki Mizumoto [2]" w:date="2024-03-02T05:55:00Z">
          <w:r w:rsidR="00D91D3C" w:rsidDel="00A115EB">
            <w:rPr>
              <w:rFonts w:ascii="PT Serif" w:hAnsi="PT Serif"/>
              <w:sz w:val="20"/>
              <w:szCs w:val="20"/>
            </w:rPr>
            <w:delText xml:space="preserve"> when not approached by males</w:delText>
          </w:r>
        </w:del>
      </w:ins>
      <w:del w:id="86" w:author="Nobuaki Mizumoto [2]" w:date="2024-03-02T05:55:00Z">
        <w:r w:rsidR="00A252AB" w:rsidRPr="00500E55" w:rsidDel="00A115EB">
          <w:rPr>
            <w:rFonts w:ascii="PT Serif" w:hAnsi="PT Serif"/>
            <w:sz w:val="20"/>
            <w:szCs w:val="20"/>
          </w:rPr>
          <w:delText xml:space="preserve">. </w:delText>
        </w:r>
      </w:del>
      <w:commentRangeEnd w:id="82"/>
      <w:del w:id="87" w:author="Nobuaki Mizumoto [2]" w:date="2024-03-02T05:57:00Z">
        <w:r w:rsidR="00D91D3C" w:rsidDel="00A115EB">
          <w:rPr>
            <w:rStyle w:val="CommentReference"/>
          </w:rPr>
          <w:commentReference w:id="82"/>
        </w:r>
      </w:del>
      <w:commentRangeEnd w:id="83"/>
      <w:r w:rsidR="00A115EB">
        <w:rPr>
          <w:rStyle w:val="CommentReference"/>
        </w:rPr>
        <w:commentReference w:id="83"/>
      </w:r>
      <w:del w:id="88" w:author="Nobuaki Mizumoto [2]" w:date="2024-03-02T05:57:00Z">
        <w:r w:rsidR="00A252AB" w:rsidRPr="00500E55" w:rsidDel="00A115EB">
          <w:rPr>
            <w:rFonts w:ascii="PT Serif" w:hAnsi="PT Serif"/>
            <w:sz w:val="20"/>
            <w:szCs w:val="20"/>
          </w:rPr>
          <w:delText xml:space="preserve">In this situation, </w:delText>
        </w:r>
      </w:del>
      <w:r w:rsidR="00EC4CC4">
        <w:rPr>
          <w:rFonts w:ascii="PT Serif" w:hAnsi="PT Serif"/>
          <w:sz w:val="20"/>
          <w:szCs w:val="20"/>
        </w:rPr>
        <w:t xml:space="preserve">the </w:t>
      </w:r>
      <w:ins w:id="89" w:author="Nobuaki Mizumoto [2]" w:date="2024-03-02T05:59:00Z">
        <w:r w:rsidR="00A115EB">
          <w:rPr>
            <w:rFonts w:ascii="PT Serif" w:hAnsi="PT Serif"/>
            <w:sz w:val="20"/>
            <w:szCs w:val="20"/>
          </w:rPr>
          <w:t>strong pheromone signal</w:t>
        </w:r>
      </w:ins>
      <w:del w:id="90" w:author="Nobuaki Mizumoto [2]" w:date="2024-03-02T05:59:00Z">
        <w:r w:rsidR="00A252AB" w:rsidRPr="00500E55" w:rsidDel="00A115EB">
          <w:rPr>
            <w:rFonts w:ascii="PT Serif" w:hAnsi="PT Serif"/>
            <w:sz w:val="20"/>
            <w:szCs w:val="20"/>
          </w:rPr>
          <w:delText>sex pheromones</w:delText>
        </w:r>
      </w:del>
      <w:r w:rsidR="00A252AB" w:rsidRPr="00500E55">
        <w:rPr>
          <w:rFonts w:ascii="PT Serif" w:hAnsi="PT Serif"/>
          <w:sz w:val="20"/>
          <w:szCs w:val="20"/>
        </w:rPr>
        <w:t xml:space="preserve"> of females </w:t>
      </w:r>
      <w:r w:rsidR="00EC4CC4">
        <w:rPr>
          <w:rFonts w:ascii="PT Serif" w:hAnsi="PT Serif"/>
          <w:sz w:val="20"/>
          <w:szCs w:val="20"/>
        </w:rPr>
        <w:t>instead</w:t>
      </w:r>
      <w:r w:rsidR="00A252AB" w:rsidRPr="00500E55">
        <w:rPr>
          <w:rFonts w:ascii="PT Serif" w:hAnsi="PT Serif"/>
          <w:sz w:val="20"/>
          <w:szCs w:val="20"/>
        </w:rPr>
        <w:t xml:space="preserve"> facilitate same-sex tandems</w:t>
      </w:r>
      <w:ins w:id="91" w:author="Nobuaki Mizumoto [2]" w:date="2024-03-02T06:01:00Z">
        <w:r w:rsidR="00A115EB">
          <w:rPr>
            <w:rFonts w:ascii="PT Serif" w:hAnsi="PT Serif"/>
            <w:sz w:val="20"/>
            <w:szCs w:val="20"/>
          </w:rPr>
          <w:t>, where</w:t>
        </w:r>
      </w:ins>
      <w:del w:id="92" w:author="Nobuaki Mizumoto [2]" w:date="2024-03-02T06:01:00Z">
        <w:r w:rsidR="00A252AB" w:rsidRPr="00500E55" w:rsidDel="00A115EB">
          <w:rPr>
            <w:rFonts w:ascii="PT Serif" w:hAnsi="PT Serif"/>
            <w:sz w:val="20"/>
            <w:szCs w:val="20"/>
          </w:rPr>
          <w:delText xml:space="preserve"> because</w:delText>
        </w:r>
      </w:del>
      <w:r w:rsidR="00A252AB" w:rsidRPr="00500E55">
        <w:rPr>
          <w:rFonts w:ascii="PT Serif" w:hAnsi="PT Serif"/>
          <w:sz w:val="20"/>
          <w:szCs w:val="20"/>
        </w:rPr>
        <w:t xml:space="preserve"> females can easily follow another female.</w:t>
      </w:r>
    </w:p>
    <w:p w14:paraId="6465E247" w14:textId="0242B1E6" w:rsidR="00E916BB" w:rsidRPr="00500E55" w:rsidRDefault="00A252AB" w:rsidP="0086095C">
      <w:pPr>
        <w:snapToGrid w:val="0"/>
        <w:spacing w:after="0" w:line="240" w:lineRule="auto"/>
        <w:ind w:firstLine="567"/>
        <w:jc w:val="both"/>
        <w:rPr>
          <w:rFonts w:ascii="PT Serif" w:hAnsi="PT Serif"/>
          <w:sz w:val="20"/>
          <w:szCs w:val="20"/>
        </w:rPr>
      </w:pPr>
      <w:r w:rsidRPr="00500E55">
        <w:rPr>
          <w:rFonts w:ascii="PT Serif" w:hAnsi="PT Serif"/>
          <w:sz w:val="20"/>
          <w:szCs w:val="20"/>
        </w:rPr>
        <w:t xml:space="preserve">In this study, we compared the </w:t>
      </w:r>
      <w:proofErr w:type="gramStart"/>
      <w:r w:rsidRPr="00500E55">
        <w:rPr>
          <w:rFonts w:ascii="PT Serif" w:hAnsi="PT Serif"/>
          <w:sz w:val="20"/>
          <w:szCs w:val="20"/>
        </w:rPr>
        <w:t>same-sex</w:t>
      </w:r>
      <w:proofErr w:type="gramEnd"/>
      <w:r w:rsidRPr="00500E55">
        <w:rPr>
          <w:rFonts w:ascii="PT Serif" w:hAnsi="PT Serif"/>
          <w:sz w:val="20"/>
          <w:szCs w:val="20"/>
        </w:rPr>
        <w:t xml:space="preserve"> tandem running behavior in</w:t>
      </w:r>
      <w:r w:rsidR="00EB4AE7" w:rsidRPr="00500E55">
        <w:rPr>
          <w:rFonts w:ascii="PT Serif" w:hAnsi="PT Serif"/>
          <w:sz w:val="20"/>
          <w:szCs w:val="20"/>
        </w:rPr>
        <w:t xml:space="preserve"> two </w:t>
      </w:r>
      <w:r w:rsidRPr="00500E55">
        <w:rPr>
          <w:rFonts w:ascii="PT Serif" w:hAnsi="PT Serif"/>
          <w:i/>
          <w:iCs/>
          <w:sz w:val="20"/>
          <w:szCs w:val="20"/>
        </w:rPr>
        <w:t>Coptotermes</w:t>
      </w:r>
      <w:r w:rsidR="00EB4AE7" w:rsidRPr="00500E55">
        <w:rPr>
          <w:rFonts w:ascii="PT Serif" w:hAnsi="PT Serif"/>
          <w:sz w:val="20"/>
          <w:szCs w:val="20"/>
        </w:rPr>
        <w:t xml:space="preserve"> termites: </w:t>
      </w:r>
      <w:r w:rsidR="00EB4AE7" w:rsidRPr="00500E55">
        <w:rPr>
          <w:rFonts w:ascii="PT Serif" w:hAnsi="PT Serif"/>
          <w:i/>
          <w:iCs/>
          <w:sz w:val="20"/>
          <w:szCs w:val="20"/>
        </w:rPr>
        <w:t>Coptotermes</w:t>
      </w:r>
      <w:r w:rsidRPr="00500E55">
        <w:rPr>
          <w:rFonts w:ascii="PT Serif" w:hAnsi="PT Serif"/>
          <w:i/>
          <w:iCs/>
          <w:sz w:val="20"/>
          <w:szCs w:val="20"/>
        </w:rPr>
        <w:t xml:space="preserve"> formosanus</w:t>
      </w:r>
      <w:r w:rsidRPr="00500E55">
        <w:rPr>
          <w:rFonts w:ascii="PT Serif" w:hAnsi="PT Serif"/>
          <w:sz w:val="20"/>
          <w:szCs w:val="20"/>
        </w:rPr>
        <w:t xml:space="preserve"> </w:t>
      </w:r>
      <w:r w:rsidR="00F36172">
        <w:rPr>
          <w:rFonts w:ascii="PT Serif" w:hAnsi="PT Serif"/>
          <w:sz w:val="20"/>
          <w:szCs w:val="20"/>
        </w:rPr>
        <w:t xml:space="preserve">Shiraki </w:t>
      </w:r>
      <w:r w:rsidRPr="00500E55">
        <w:rPr>
          <w:rFonts w:ascii="PT Serif" w:hAnsi="PT Serif"/>
          <w:sz w:val="20"/>
          <w:szCs w:val="20"/>
        </w:rPr>
        <w:t xml:space="preserve">and </w:t>
      </w:r>
      <w:proofErr w:type="spellStart"/>
      <w:r w:rsidRPr="00500E55">
        <w:rPr>
          <w:rFonts w:ascii="PT Serif" w:hAnsi="PT Serif"/>
          <w:i/>
          <w:iCs/>
          <w:sz w:val="20"/>
          <w:szCs w:val="20"/>
        </w:rPr>
        <w:t>Coptotermes</w:t>
      </w:r>
      <w:proofErr w:type="spellEnd"/>
      <w:r w:rsidRPr="00500E55">
        <w:rPr>
          <w:rFonts w:ascii="PT Serif" w:hAnsi="PT Serif"/>
          <w:i/>
          <w:iCs/>
          <w:sz w:val="20"/>
          <w:szCs w:val="20"/>
        </w:rPr>
        <w:t xml:space="preserve"> </w:t>
      </w:r>
      <w:proofErr w:type="spellStart"/>
      <w:r w:rsidRPr="00500E55">
        <w:rPr>
          <w:rFonts w:ascii="PT Serif" w:hAnsi="PT Serif"/>
          <w:i/>
          <w:iCs/>
          <w:sz w:val="20"/>
          <w:szCs w:val="20"/>
        </w:rPr>
        <w:t>gestroi</w:t>
      </w:r>
      <w:proofErr w:type="spellEnd"/>
      <w:r w:rsidR="00F36172">
        <w:rPr>
          <w:rFonts w:ascii="PT Serif" w:hAnsi="PT Serif"/>
          <w:i/>
          <w:iCs/>
          <w:sz w:val="20"/>
          <w:szCs w:val="20"/>
        </w:rPr>
        <w:t xml:space="preserve"> </w:t>
      </w:r>
      <w:ins w:id="93" w:author="Chouvenc,Thomas" w:date="2024-03-01T09:50:00Z">
        <w:del w:id="94" w:author="Nobuaki Mizumoto [2]" w:date="2024-03-02T06:03:00Z">
          <w:r w:rsidR="00D91D3C" w:rsidDel="00A115EB">
            <w:rPr>
              <w:rFonts w:ascii="PT Serif" w:hAnsi="PT Serif"/>
              <w:sz w:val="20"/>
              <w:szCs w:val="20"/>
            </w:rPr>
            <w:delText>(</w:delText>
          </w:r>
        </w:del>
      </w:ins>
      <w:proofErr w:type="spellStart"/>
      <w:r w:rsidR="00F36172" w:rsidRPr="00F36172">
        <w:rPr>
          <w:rFonts w:ascii="PT Serif" w:hAnsi="PT Serif"/>
          <w:sz w:val="20"/>
          <w:szCs w:val="20"/>
        </w:rPr>
        <w:t>Wasmann</w:t>
      </w:r>
      <w:proofErr w:type="spellEnd"/>
      <w:ins w:id="95" w:author="Chouvenc,Thomas" w:date="2024-03-01T09:51:00Z">
        <w:del w:id="96" w:author="Nobuaki Mizumoto [2]" w:date="2024-03-02T06:03:00Z">
          <w:r w:rsidR="00D91D3C" w:rsidDel="00A115EB">
            <w:rPr>
              <w:rFonts w:ascii="PT Serif" w:hAnsi="PT Serif"/>
              <w:sz w:val="20"/>
              <w:szCs w:val="20"/>
            </w:rPr>
            <w:delText>)</w:delText>
          </w:r>
        </w:del>
      </w:ins>
      <w:r w:rsidRPr="00500E55">
        <w:rPr>
          <w:rFonts w:ascii="PT Serif" w:hAnsi="PT Serif"/>
          <w:sz w:val="20"/>
          <w:szCs w:val="20"/>
        </w:rPr>
        <w:t>. These two species share the same chemical for sex</w:t>
      </w:r>
      <w:r w:rsidR="00EC4CC4">
        <w:rPr>
          <w:rFonts w:ascii="PT Serif" w:hAnsi="PT Serif"/>
          <w:sz w:val="20"/>
          <w:szCs w:val="20"/>
        </w:rPr>
        <w:t>-</w:t>
      </w:r>
      <w:r w:rsidRPr="00500E55">
        <w:rPr>
          <w:rFonts w:ascii="PT Serif" w:hAnsi="PT Serif"/>
          <w:sz w:val="20"/>
          <w:szCs w:val="20"/>
        </w:rPr>
        <w:t>pairing pheromones</w:t>
      </w:r>
      <w:ins w:id="97" w:author="Chouvenc,Thomas" w:date="2024-03-01T09:51:00Z">
        <w:r w:rsidR="00D91D3C">
          <w:rPr>
            <w:rFonts w:ascii="PT Serif" w:hAnsi="PT Serif"/>
            <w:sz w:val="20"/>
            <w:szCs w:val="20"/>
          </w:rPr>
          <w:t xml:space="preserve"> (</w:t>
        </w:r>
        <w:r w:rsidR="00D91D3C" w:rsidRPr="00D91D3C">
          <w:rPr>
            <w:rFonts w:ascii="PT Serif" w:hAnsi="PT Serif"/>
            <w:sz w:val="20"/>
            <w:szCs w:val="20"/>
          </w:rPr>
          <w:t>(3Z,6Z,8E)-dodeca-3,6,8-trien-1-ol</w:t>
        </w:r>
      </w:ins>
      <w:ins w:id="98" w:author="Chouvenc,Thomas" w:date="2024-03-01T09:52:00Z">
        <w:r w:rsidR="00D91D3C">
          <w:rPr>
            <w:rFonts w:ascii="PT Serif" w:hAnsi="PT Serif"/>
            <w:sz w:val="20"/>
            <w:szCs w:val="20"/>
          </w:rPr>
          <w:t>) produced by female tergal glands</w:t>
        </w:r>
      </w:ins>
      <w:r w:rsidR="00EB4AE7" w:rsidRPr="00500E55">
        <w:rPr>
          <w:rFonts w:ascii="PT Serif" w:hAnsi="PT Serif"/>
          <w:sz w:val="20"/>
          <w:szCs w:val="20"/>
        </w:rPr>
        <w:t xml:space="preserve"> </w:t>
      </w:r>
      <w:r w:rsidR="00EB4AE7" w:rsidRPr="00500E55">
        <w:rPr>
          <w:rFonts w:ascii="PT Serif" w:hAnsi="PT Serif"/>
          <w:sz w:val="20"/>
          <w:szCs w:val="20"/>
        </w:rPr>
        <w:fldChar w:fldCharType="begin"/>
      </w:r>
      <w:r w:rsidR="00374CA1">
        <w:rPr>
          <w:rFonts w:ascii="PT Serif" w:hAnsi="PT Serif"/>
          <w:sz w:val="20"/>
          <w:szCs w:val="20"/>
        </w:rPr>
        <w:instrText xml:space="preserve"> ADDIN ZOTERO_ITEM CSL_CITATION {"citationID":"qptk1ddQ","properties":{"formattedCitation":"[14]","plainCitation":"[14]","noteIndex":0},"citationItems":[{"id":2638,"uris":["http://zotero.org/users/9949769/items/42R7J467","http://zotero.org/users/9949769/items/FD6EKPXK"],"itemData":{"id":2638,"type":"article-journal","abstract":"Congeneric species that live in sympatry may have evolved various mechanisms that maintain reproductive isolation among species. However, with the spread of invasive organisms owing to increased global human activity, some species that evolved in allopatry can now be found outside their native range and may have the opportunity to interact, in the absence of mechanisms for reproductive isolation. In South Florida, where the Asian subterranean termite, Coptotermes gestroi (Wamann), and the Formosan subterranean termite, Coptotermes formosanus Shiraki (Blattodea: Rhinotermitidae) are invasive, the two species can engage in heterospecific mating behavior as their distribution range and their dispersal flight season both overlap. Termites rely on semiochemicals for many of their activities, including finding a mate after a dispersal flight. In this study, we showed that females of both species produce (3Z,6Z,8E)-dodeca-3,6,8-trien-1-ol (DTE) from their tergal glands as a shared sex pheromone. We suggest that both species primarily rely on an inundative dispersal flight strategy to find a mate, and that DTE is used as a short distance pheromone or contact pheromone to initiate and maintain the tandem between males and females. The preference of C. gestroi males for C. formosanus females during tandem resulted from the relatively high amount of DTE produced by tergal glands of C. formosanus females, when compared with those of C. gestroi females. This results in confusion of mating in the field during simultaneous dispersal flights, with a potential for hybridization. Such observations imply that no prezygotic barriers emerged while the two species evolved in allopatry for ~18 Ma.","container-title":"Journal of Chemical Ecology","DOI":"10.1007/s10886-020-01178-2","ISSN":"15731561","note":"publisher: Springer","page":"1-14","title":"Courtship behavior confusion in two subterranean termite species that evolved in allopatry (Blattodea, Rhinotermitidae, &lt;i&gt;Coptotermes&lt;/i&gt;)","author":[{"family":"Chouvenc","given":"Thomas"},{"family":"Sillam-Dussès","given":"David"},{"family":"Robert","given":"Alain"}],"issued":{"date-parts":[["2020",4,17]]}}}],"schema":"https://github.com/citation-style-language/schema/raw/master/csl-citation.json"} </w:instrText>
      </w:r>
      <w:r w:rsidR="00EB4AE7" w:rsidRPr="00500E55">
        <w:rPr>
          <w:rFonts w:ascii="PT Serif" w:hAnsi="PT Serif"/>
          <w:sz w:val="20"/>
          <w:szCs w:val="20"/>
        </w:rPr>
        <w:fldChar w:fldCharType="separate"/>
      </w:r>
      <w:r w:rsidR="000247A9" w:rsidRPr="00500E55">
        <w:rPr>
          <w:rFonts w:ascii="PT Serif" w:hAnsi="PT Serif"/>
          <w:sz w:val="20"/>
        </w:rPr>
        <w:t>[14]</w:t>
      </w:r>
      <w:r w:rsidR="00EB4AE7" w:rsidRPr="00500E55">
        <w:rPr>
          <w:rFonts w:ascii="PT Serif" w:hAnsi="PT Serif"/>
          <w:sz w:val="20"/>
          <w:szCs w:val="20"/>
        </w:rPr>
        <w:fldChar w:fldCharType="end"/>
      </w:r>
      <w:r w:rsidR="00EB4AE7" w:rsidRPr="00500E55">
        <w:rPr>
          <w:rFonts w:ascii="PT Serif" w:hAnsi="PT Serif"/>
          <w:sz w:val="20"/>
          <w:szCs w:val="20"/>
        </w:rPr>
        <w:t xml:space="preserve"> and </w:t>
      </w:r>
      <w:del w:id="99" w:author="Chouvenc,Thomas" w:date="2024-03-01T09:52:00Z">
        <w:r w:rsidR="00EB4AE7" w:rsidRPr="00500E55" w:rsidDel="00D91D3C">
          <w:rPr>
            <w:rFonts w:ascii="PT Serif" w:hAnsi="PT Serif"/>
            <w:sz w:val="20"/>
            <w:szCs w:val="20"/>
          </w:rPr>
          <w:delText xml:space="preserve">can </w:delText>
        </w:r>
      </w:del>
      <w:ins w:id="100" w:author="Chouvenc,Thomas" w:date="2024-03-01T09:52:00Z">
        <w:r w:rsidR="00D91D3C">
          <w:rPr>
            <w:rFonts w:ascii="PT Serif" w:hAnsi="PT Serif"/>
            <w:sz w:val="20"/>
            <w:szCs w:val="20"/>
          </w:rPr>
          <w:t>were previously observed</w:t>
        </w:r>
        <w:r w:rsidR="00D91D3C" w:rsidRPr="00500E55">
          <w:rPr>
            <w:rFonts w:ascii="PT Serif" w:hAnsi="PT Serif"/>
            <w:sz w:val="20"/>
            <w:szCs w:val="20"/>
          </w:rPr>
          <w:t xml:space="preserve"> </w:t>
        </w:r>
      </w:ins>
      <w:r w:rsidR="00EB4AE7" w:rsidRPr="00500E55">
        <w:rPr>
          <w:rFonts w:ascii="PT Serif" w:hAnsi="PT Serif"/>
          <w:sz w:val="20"/>
          <w:szCs w:val="20"/>
        </w:rPr>
        <w:t>form</w:t>
      </w:r>
      <w:ins w:id="101" w:author="Chouvenc,Thomas" w:date="2024-03-01T09:52:00Z">
        <w:r w:rsidR="00D91D3C">
          <w:rPr>
            <w:rFonts w:ascii="PT Serif" w:hAnsi="PT Serif"/>
            <w:sz w:val="20"/>
            <w:szCs w:val="20"/>
          </w:rPr>
          <w:t>ing</w:t>
        </w:r>
      </w:ins>
      <w:r w:rsidR="00EB4AE7" w:rsidRPr="00500E55">
        <w:rPr>
          <w:rFonts w:ascii="PT Serif" w:hAnsi="PT Serif"/>
          <w:sz w:val="20"/>
          <w:szCs w:val="20"/>
        </w:rPr>
        <w:t xml:space="preserve"> </w:t>
      </w:r>
      <w:del w:id="102" w:author="Nobuaki Mizumoto [2]" w:date="2024-03-02T06:03:00Z">
        <w:r w:rsidR="005E1A25" w:rsidRPr="00500E55" w:rsidDel="00A115EB">
          <w:rPr>
            <w:rFonts w:ascii="PT Serif" w:hAnsi="PT Serif"/>
            <w:sz w:val="20"/>
            <w:szCs w:val="20"/>
          </w:rPr>
          <w:delText xml:space="preserve">heterosexual </w:delText>
        </w:r>
      </w:del>
      <w:ins w:id="103" w:author="Nobuaki Mizumoto [2]" w:date="2024-03-02T06:03:00Z">
        <w:r w:rsidR="00A115EB" w:rsidRPr="00500E55">
          <w:rPr>
            <w:rFonts w:ascii="PT Serif" w:hAnsi="PT Serif"/>
            <w:sz w:val="20"/>
            <w:szCs w:val="20"/>
          </w:rPr>
          <w:t>hetero</w:t>
        </w:r>
        <w:r w:rsidR="00A115EB">
          <w:rPr>
            <w:rFonts w:ascii="PT Serif" w:hAnsi="PT Serif"/>
            <w:sz w:val="20"/>
            <w:szCs w:val="20"/>
          </w:rPr>
          <w:t>-specific</w:t>
        </w:r>
        <w:r w:rsidR="00A115EB" w:rsidRPr="00500E55">
          <w:rPr>
            <w:rFonts w:ascii="PT Serif" w:hAnsi="PT Serif"/>
            <w:sz w:val="20"/>
            <w:szCs w:val="20"/>
          </w:rPr>
          <w:t xml:space="preserve"> </w:t>
        </w:r>
      </w:ins>
      <w:r w:rsidR="005E1A25" w:rsidRPr="00500E55">
        <w:rPr>
          <w:rFonts w:ascii="PT Serif" w:hAnsi="PT Serif"/>
          <w:sz w:val="20"/>
          <w:szCs w:val="20"/>
        </w:rPr>
        <w:t xml:space="preserve">tandem runs </w:t>
      </w:r>
      <w:r w:rsidR="005E1A25" w:rsidRPr="00500E55">
        <w:rPr>
          <w:rFonts w:ascii="PT Serif" w:hAnsi="PT Serif"/>
          <w:sz w:val="20"/>
          <w:szCs w:val="20"/>
        </w:rPr>
        <w:fldChar w:fldCharType="begin"/>
      </w:r>
      <w:r w:rsidR="00374CA1">
        <w:rPr>
          <w:rFonts w:ascii="PT Serif" w:hAnsi="PT Serif"/>
          <w:sz w:val="20"/>
          <w:szCs w:val="20"/>
        </w:rPr>
        <w:instrText xml:space="preserve"> ADDIN ZOTERO_ITEM CSL_CITATION {"citationID":"jFiATX1U","properties":{"formattedCitation":"[15,16]","plainCitation":"[15,16]","noteIndex":0},"citationItems":[{"id":2649,"uris":["http://zotero.org/users/9949769/items/D4U8UB5Z"],"itemData":{"id":2649,"type":"article-journal","abstract":"While hybridization of an invasive species with a native species is a common occurrence, hybridization between two invasive species is rare. Formosan subterranean termites (Coptotermes formosanus) and Asian subterranean termites (C. gestroi) are both ecologically successful and are the two most economically important termite pests in the world. Both species have spread throughout many areas of the world due to human activity; however, their distributions overlap in only three narrow areas because of distinct ecological requirements. In south Florida, where C. formosanus and C. gestroi are both invasive, the dispersal flight seasons of both species overlapped for the first time on record in 2013 and 2014. Pairings of heterospecific individuals were readily observed in the field and C. gestroi males preferentially engaged in mating behavior with C. formosanus females rather than females from their own species. In the laboratory, heterospecific and conspecific pairings had an equal colony establishment rate, but heterospecific incipient colonies had twice the growth rate of conspecific incipient colonies, suggesting a potential case of hybrid vigor. As all pre-zygotic barriers were lifted between the two species in the field, the apparent absence of post-zygotic barriers in the laboratory raises the possibility for introgressive hybridization in south Florida. While laboratory observations remain to be confirmed in the field, and the alate hybrid fertility is currently unknown, our results raise a tangible concern about the hybridization of two major destructive pest species. Such hybridization would likely be associated with a new economic impact.","container-title":"PLoS ONE","DOI":"10.1371/journal.pone.0120745","ISSN":"19326203","issue":"3","note":"PMID: 25806968\npublisher: Public Library of Science\nISBN: 10.1371/journal.pone.0120745","page":"e0120745","title":"Hybridization of two major termite invaders as a consequence of human activity","volume":"10","author":[{"family":"Chouvenc","given":"Thomas"},{"family":"Helmick","given":"Ericka E."},{"family":"Su","given":"Nan-Yao"}],"editor":[{"family":"Córdoba-Aguilar","given":"Alex"}],"issued":{"date-parts":[["2015",3,25]]}}},{"id":3472,"uris":["http://zotero.org/users/9949769/items/4Y2IM8RW"],"itemData":{"id":3472,"type":"article-journal","abstract":"In collective animal motion, coordination is often achieved by feedback between leaders and followers. For stable coordination, a leader's signals and a follower's responses are hypothesized to be attuned to each other. However, their roles are difficult to disentangle in species with highly coordinated movements, hiding potential diversity of behavioural mechanisms for collective behaviour. Here, we show that two Coptotermes termite species achieve a similar level of coordination via distinct sets of complementary leader-follower interactions. Even though C. gestroi females produce less pheromone than C. formosanus, tandem runs of both species were stable. Heterospecific pairs with C. gestroi males were also stable, but not those with C. formosanus males. We attributed this to the males' adaptation to the conspecific females; C. gestroi males have a unique capacity to follow females with small amounts of pheromone, while C. formosanus males reject C. gestroi females as unsuitable but are competitive over females with large amounts of pheromone. An information-theoretic analysis supported this conclusion by detecting information flow from female to male only in stable tandems. Our study highlights cryptic interspecific variation in movement coordination, a source of novelty for the evolution of social interactions.","container-title":"Proceedings of the Royal Society B: Biological Sciences","DOI":"10.1098/rspb.2021.0998","ISSN":"14712954","issue":"1954","license":"All rights reserved","note":"PMID: 34255998","page":"20210998","title":"Coordination of movement via complementary interactions of leaders and followers in termite mating pairs","volume":"288","author":[{"family":"Mizumoto","given":"Nobuaki"},{"family":"Lee","given":"Sang Bin"},{"family":"Valentini","given":"Gabriele"},{"family":"Chouvenc","given":"Thomas"},{"family":"Pratt","given":"Stephen C."}],"issued":{"date-parts":[["2021"]]}}}],"schema":"https://github.com/citation-style-language/schema/raw/master/csl-citation.json"} </w:instrText>
      </w:r>
      <w:r w:rsidR="005E1A25" w:rsidRPr="00500E55">
        <w:rPr>
          <w:rFonts w:ascii="PT Serif" w:hAnsi="PT Serif"/>
          <w:sz w:val="20"/>
          <w:szCs w:val="20"/>
        </w:rPr>
        <w:fldChar w:fldCharType="separate"/>
      </w:r>
      <w:r w:rsidR="000247A9" w:rsidRPr="00500E55">
        <w:rPr>
          <w:rFonts w:ascii="PT Serif" w:hAnsi="PT Serif"/>
          <w:sz w:val="20"/>
        </w:rPr>
        <w:t>[15,16]</w:t>
      </w:r>
      <w:r w:rsidR="005E1A25" w:rsidRPr="00500E55">
        <w:rPr>
          <w:rFonts w:ascii="PT Serif" w:hAnsi="PT Serif"/>
          <w:sz w:val="20"/>
          <w:szCs w:val="20"/>
        </w:rPr>
        <w:fldChar w:fldCharType="end"/>
      </w:r>
      <w:r w:rsidRPr="00500E55">
        <w:rPr>
          <w:rFonts w:ascii="PT Serif" w:hAnsi="PT Serif"/>
          <w:sz w:val="20"/>
          <w:szCs w:val="20"/>
        </w:rPr>
        <w:t xml:space="preserve">. However, the quantity of pheromones </w:t>
      </w:r>
      <w:r w:rsidR="00EC4CC4">
        <w:rPr>
          <w:rFonts w:ascii="PT Serif" w:hAnsi="PT Serif"/>
          <w:sz w:val="20"/>
          <w:szCs w:val="20"/>
        </w:rPr>
        <w:t>differs</w:t>
      </w:r>
      <w:r w:rsidRPr="00500E55">
        <w:rPr>
          <w:rFonts w:ascii="PT Serif" w:hAnsi="PT Serif"/>
          <w:sz w:val="20"/>
          <w:szCs w:val="20"/>
        </w:rPr>
        <w:t xml:space="preserve"> between these two species, where </w:t>
      </w:r>
      <w:r w:rsidRPr="00500E55">
        <w:rPr>
          <w:rFonts w:ascii="PT Serif" w:hAnsi="PT Serif"/>
          <w:i/>
          <w:iCs/>
          <w:sz w:val="20"/>
          <w:szCs w:val="20"/>
        </w:rPr>
        <w:t>C. formosanus</w:t>
      </w:r>
      <w:r w:rsidRPr="00500E55">
        <w:rPr>
          <w:rFonts w:ascii="PT Serif" w:hAnsi="PT Serif"/>
          <w:sz w:val="20"/>
          <w:szCs w:val="20"/>
        </w:rPr>
        <w:t xml:space="preserve"> </w:t>
      </w:r>
      <w:del w:id="104" w:author="Chouvenc,Thomas" w:date="2024-03-01T09:53:00Z">
        <w:r w:rsidRPr="00500E55" w:rsidDel="00D91D3C">
          <w:rPr>
            <w:rFonts w:ascii="PT Serif" w:hAnsi="PT Serif"/>
            <w:sz w:val="20"/>
            <w:szCs w:val="20"/>
          </w:rPr>
          <w:delText xml:space="preserve">has </w:delText>
        </w:r>
      </w:del>
      <w:ins w:id="105" w:author="Chouvenc,Thomas" w:date="2024-03-01T09:53:00Z">
        <w:r w:rsidR="00D91D3C">
          <w:rPr>
            <w:rFonts w:ascii="PT Serif" w:hAnsi="PT Serif"/>
            <w:sz w:val="20"/>
            <w:szCs w:val="20"/>
          </w:rPr>
          <w:t>females produce</w:t>
        </w:r>
        <w:r w:rsidR="00D91D3C" w:rsidRPr="00500E55">
          <w:rPr>
            <w:rFonts w:ascii="PT Serif" w:hAnsi="PT Serif"/>
            <w:sz w:val="20"/>
            <w:szCs w:val="20"/>
          </w:rPr>
          <w:t xml:space="preserve"> </w:t>
        </w:r>
      </w:ins>
      <w:r w:rsidR="00EC4CC4">
        <w:rPr>
          <w:rFonts w:ascii="PT Serif" w:hAnsi="PT Serif"/>
          <w:sz w:val="20"/>
          <w:szCs w:val="20"/>
        </w:rPr>
        <w:t>ten</w:t>
      </w:r>
      <w:r w:rsidRPr="00500E55">
        <w:rPr>
          <w:rFonts w:ascii="PT Serif" w:hAnsi="PT Serif"/>
          <w:sz w:val="20"/>
          <w:szCs w:val="20"/>
        </w:rPr>
        <w:t xml:space="preserve"> times more </w:t>
      </w:r>
      <w:r w:rsidR="005E1A25" w:rsidRPr="00500E55">
        <w:rPr>
          <w:rFonts w:ascii="PT Serif" w:hAnsi="PT Serif"/>
          <w:sz w:val="20"/>
          <w:szCs w:val="20"/>
        </w:rPr>
        <w:t xml:space="preserve">pheromones </w:t>
      </w:r>
      <w:r w:rsidRPr="00500E55">
        <w:rPr>
          <w:rFonts w:ascii="PT Serif" w:hAnsi="PT Serif"/>
          <w:sz w:val="20"/>
          <w:szCs w:val="20"/>
        </w:rPr>
        <w:t xml:space="preserve">than </w:t>
      </w:r>
      <w:r w:rsidRPr="00500E55">
        <w:rPr>
          <w:rFonts w:ascii="PT Serif" w:hAnsi="PT Serif"/>
          <w:i/>
          <w:iCs/>
          <w:sz w:val="20"/>
          <w:szCs w:val="20"/>
        </w:rPr>
        <w:t>C. gestroi</w:t>
      </w:r>
      <w:ins w:id="106" w:author="Chouvenc,Thomas" w:date="2024-03-01T09:53:00Z">
        <w:r w:rsidR="00D91D3C">
          <w:rPr>
            <w:rFonts w:ascii="PT Serif" w:hAnsi="PT Serif"/>
            <w:sz w:val="20"/>
            <w:szCs w:val="20"/>
          </w:rPr>
          <w:t xml:space="preserve"> females</w:t>
        </w:r>
      </w:ins>
      <w:r w:rsidR="005E1A25" w:rsidRPr="00500E55">
        <w:rPr>
          <w:rFonts w:ascii="PT Serif" w:hAnsi="PT Serif"/>
          <w:sz w:val="20"/>
          <w:szCs w:val="20"/>
        </w:rPr>
        <w:t xml:space="preserve"> </w:t>
      </w:r>
      <w:r w:rsidR="005E1A25" w:rsidRPr="00500E55">
        <w:rPr>
          <w:rFonts w:ascii="PT Serif" w:hAnsi="PT Serif"/>
          <w:sz w:val="20"/>
          <w:szCs w:val="20"/>
        </w:rPr>
        <w:fldChar w:fldCharType="begin"/>
      </w:r>
      <w:r w:rsidR="00374CA1">
        <w:rPr>
          <w:rFonts w:ascii="PT Serif" w:hAnsi="PT Serif"/>
          <w:sz w:val="20"/>
          <w:szCs w:val="20"/>
        </w:rPr>
        <w:instrText xml:space="preserve"> ADDIN ZOTERO_ITEM CSL_CITATION {"citationID":"DlWQWdk9","properties":{"formattedCitation":"[14]","plainCitation":"[14]","noteIndex":0},"citationItems":[{"id":2638,"uris":["http://zotero.org/users/9949769/items/42R7J467","http://zotero.org/users/9949769/items/FD6EKPXK"],"itemData":{"id":2638,"type":"article-journal","abstract":"Congeneric species that live in sympatry may have evolved various mechanisms that maintain reproductive isolation among species. However, with the spread of invasive organisms owing to increased global human activity, some species that evolved in allopatry can now be found outside their native range and may have the opportunity to interact, in the absence of mechanisms for reproductive isolation. In South Florida, where the Asian subterranean termite, Coptotermes gestroi (Wamann), and the Formosan subterranean termite, Coptotermes formosanus Shiraki (Blattodea: Rhinotermitidae) are invasive, the two species can engage in heterospecific mating behavior as their distribution range and their dispersal flight season both overlap. Termites rely on semiochemicals for many of their activities, including finding a mate after a dispersal flight. In this study, we showed that females of both species produce (3Z,6Z,8E)-dodeca-3,6,8-trien-1-ol (DTE) from their tergal glands as a shared sex pheromone. We suggest that both species primarily rely on an inundative dispersal flight strategy to find a mate, and that DTE is used as a short distance pheromone or contact pheromone to initiate and maintain the tandem between males and females. The preference of C. gestroi males for C. formosanus females during tandem resulted from the relatively high amount of DTE produced by tergal glands of C. formosanus females, when compared with those of C. gestroi females. This results in confusion of mating in the field during simultaneous dispersal flights, with a potential for hybridization. Such observations imply that no prezygotic barriers emerged while the two species evolved in allopatry for ~18 Ma.","container-title":"Journal of Chemical Ecology","DOI":"10.1007/s10886-020-01178-2","ISSN":"15731561","note":"publisher: Springer","page":"1-14","title":"Courtship behavior confusion in two subterranean termite species that evolved in allopatry (Blattodea, Rhinotermitidae, &lt;i&gt;Coptotermes&lt;/i&gt;)","author":[{"family":"Chouvenc","given":"Thomas"},{"family":"Sillam-Dussès","given":"David"},{"family":"Robert","given":"Alain"}],"issued":{"date-parts":[["2020",4,17]]}}}],"schema":"https://github.com/citation-style-language/schema/raw/master/csl-citation.json"} </w:instrText>
      </w:r>
      <w:r w:rsidR="005E1A25" w:rsidRPr="00500E55">
        <w:rPr>
          <w:rFonts w:ascii="PT Serif" w:hAnsi="PT Serif"/>
          <w:sz w:val="20"/>
          <w:szCs w:val="20"/>
        </w:rPr>
        <w:fldChar w:fldCharType="separate"/>
      </w:r>
      <w:r w:rsidR="000247A9" w:rsidRPr="00500E55">
        <w:rPr>
          <w:rFonts w:ascii="PT Serif" w:hAnsi="PT Serif"/>
          <w:sz w:val="20"/>
        </w:rPr>
        <w:t>[14]</w:t>
      </w:r>
      <w:r w:rsidR="005E1A25" w:rsidRPr="00500E55">
        <w:rPr>
          <w:rFonts w:ascii="PT Serif" w:hAnsi="PT Serif"/>
          <w:sz w:val="20"/>
          <w:szCs w:val="20"/>
        </w:rPr>
        <w:fldChar w:fldCharType="end"/>
      </w:r>
      <w:r w:rsidRPr="00500E55">
        <w:rPr>
          <w:rFonts w:ascii="PT Serif" w:hAnsi="PT Serif"/>
          <w:sz w:val="20"/>
          <w:szCs w:val="20"/>
        </w:rPr>
        <w:t xml:space="preserve">. </w:t>
      </w:r>
      <w:del w:id="107" w:author="Nobuaki Mizumoto [2]" w:date="2024-03-02T06:07:00Z">
        <w:r w:rsidRPr="00500E55" w:rsidDel="00A115EB">
          <w:rPr>
            <w:rFonts w:ascii="PT Serif" w:hAnsi="PT Serif"/>
            <w:sz w:val="20"/>
            <w:szCs w:val="20"/>
          </w:rPr>
          <w:delText>Therefore</w:delText>
        </w:r>
      </w:del>
      <w:ins w:id="108" w:author="Nobuaki Mizumoto [2]" w:date="2024-03-02T06:07:00Z">
        <w:r w:rsidR="00A115EB">
          <w:rPr>
            <w:rFonts w:ascii="PT Serif" w:hAnsi="PT Serif"/>
            <w:sz w:val="20"/>
            <w:szCs w:val="20"/>
          </w:rPr>
          <w:t>Due to this signal difference</w:t>
        </w:r>
      </w:ins>
      <w:r w:rsidRPr="00500E55">
        <w:rPr>
          <w:rFonts w:ascii="PT Serif" w:hAnsi="PT Serif"/>
          <w:sz w:val="20"/>
          <w:szCs w:val="20"/>
        </w:rPr>
        <w:t xml:space="preserve">, we </w:t>
      </w:r>
      <w:ins w:id="109" w:author="Chouvenc,Thomas" w:date="2024-03-01T09:53:00Z">
        <w:r w:rsidR="00D91D3C">
          <w:rPr>
            <w:rFonts w:ascii="PT Serif" w:hAnsi="PT Serif"/>
            <w:sz w:val="20"/>
            <w:szCs w:val="20"/>
          </w:rPr>
          <w:t xml:space="preserve">here </w:t>
        </w:r>
      </w:ins>
      <w:del w:id="110" w:author="Chouvenc,Thomas" w:date="2024-03-01T09:53:00Z">
        <w:r w:rsidRPr="00500E55" w:rsidDel="00D91D3C">
          <w:rPr>
            <w:rFonts w:ascii="PT Serif" w:hAnsi="PT Serif"/>
            <w:sz w:val="20"/>
            <w:szCs w:val="20"/>
          </w:rPr>
          <w:delText xml:space="preserve">predict </w:delText>
        </w:r>
      </w:del>
      <w:ins w:id="111" w:author="Chouvenc,Thomas" w:date="2024-03-01T09:53:00Z">
        <w:r w:rsidR="00D91D3C">
          <w:rPr>
            <w:rFonts w:ascii="PT Serif" w:hAnsi="PT Serif"/>
            <w:sz w:val="20"/>
            <w:szCs w:val="20"/>
          </w:rPr>
          <w:t>expect</w:t>
        </w:r>
        <w:r w:rsidR="00D91D3C" w:rsidRPr="00500E55">
          <w:rPr>
            <w:rFonts w:ascii="PT Serif" w:hAnsi="PT Serif"/>
            <w:sz w:val="20"/>
            <w:szCs w:val="20"/>
          </w:rPr>
          <w:t xml:space="preserve"> </w:t>
        </w:r>
      </w:ins>
      <w:r w:rsidRPr="00500E55">
        <w:rPr>
          <w:rFonts w:ascii="PT Serif" w:hAnsi="PT Serif"/>
          <w:sz w:val="20"/>
          <w:szCs w:val="20"/>
        </w:rPr>
        <w:t xml:space="preserve">that male-male tandem is more frequent in </w:t>
      </w:r>
      <w:r w:rsidRPr="00500E55">
        <w:rPr>
          <w:rFonts w:ascii="PT Serif" w:hAnsi="PT Serif"/>
          <w:i/>
          <w:iCs/>
          <w:sz w:val="20"/>
          <w:szCs w:val="20"/>
        </w:rPr>
        <w:t>C. gestroi</w:t>
      </w:r>
      <w:r w:rsidR="005E1A25" w:rsidRPr="00500E55">
        <w:rPr>
          <w:rFonts w:ascii="PT Serif" w:hAnsi="PT Serif"/>
          <w:sz w:val="20"/>
          <w:szCs w:val="20"/>
        </w:rPr>
        <w:t xml:space="preserve"> than </w:t>
      </w:r>
      <w:r w:rsidR="005E1A25" w:rsidRPr="00500E55">
        <w:rPr>
          <w:rFonts w:ascii="PT Serif" w:hAnsi="PT Serif"/>
          <w:i/>
          <w:iCs/>
          <w:sz w:val="20"/>
          <w:szCs w:val="20"/>
        </w:rPr>
        <w:t>C. formosanus</w:t>
      </w:r>
      <w:r w:rsidRPr="00500E55">
        <w:rPr>
          <w:rFonts w:ascii="PT Serif" w:hAnsi="PT Serif"/>
          <w:sz w:val="20"/>
          <w:szCs w:val="20"/>
        </w:rPr>
        <w:t xml:space="preserve">, while female-female tandem is more frequent in </w:t>
      </w:r>
      <w:r w:rsidRPr="00500E55">
        <w:rPr>
          <w:rFonts w:ascii="PT Serif" w:hAnsi="PT Serif"/>
          <w:i/>
          <w:iCs/>
          <w:sz w:val="20"/>
          <w:szCs w:val="20"/>
        </w:rPr>
        <w:t>C. formosanus</w:t>
      </w:r>
      <w:r w:rsidR="005E1A25" w:rsidRPr="00500E55">
        <w:rPr>
          <w:rFonts w:ascii="PT Serif" w:hAnsi="PT Serif"/>
          <w:i/>
          <w:iCs/>
          <w:sz w:val="20"/>
          <w:szCs w:val="20"/>
        </w:rPr>
        <w:t xml:space="preserve"> </w:t>
      </w:r>
      <w:r w:rsidR="005E1A25" w:rsidRPr="00500E55">
        <w:rPr>
          <w:rFonts w:ascii="PT Serif" w:hAnsi="PT Serif"/>
          <w:sz w:val="20"/>
          <w:szCs w:val="20"/>
        </w:rPr>
        <w:t xml:space="preserve">than </w:t>
      </w:r>
      <w:r w:rsidR="005E1A25" w:rsidRPr="00500E55">
        <w:rPr>
          <w:rFonts w:ascii="PT Serif" w:hAnsi="PT Serif"/>
          <w:i/>
          <w:iCs/>
          <w:sz w:val="20"/>
          <w:szCs w:val="20"/>
        </w:rPr>
        <w:t xml:space="preserve">C. </w:t>
      </w:r>
      <w:commentRangeStart w:id="112"/>
      <w:r w:rsidR="005E1A25" w:rsidRPr="00500E55">
        <w:rPr>
          <w:rFonts w:ascii="PT Serif" w:hAnsi="PT Serif"/>
          <w:i/>
          <w:iCs/>
          <w:sz w:val="20"/>
          <w:szCs w:val="20"/>
        </w:rPr>
        <w:t>gestroi</w:t>
      </w:r>
      <w:commentRangeEnd w:id="112"/>
      <w:r w:rsidR="00E0687E">
        <w:rPr>
          <w:rStyle w:val="CommentReference"/>
        </w:rPr>
        <w:commentReference w:id="112"/>
      </w:r>
      <w:r w:rsidRPr="00500E55">
        <w:rPr>
          <w:rFonts w:ascii="PT Serif" w:hAnsi="PT Serif"/>
          <w:sz w:val="20"/>
          <w:szCs w:val="20"/>
        </w:rPr>
        <w:t>.</w:t>
      </w:r>
      <w:r w:rsidR="00E916BB">
        <w:rPr>
          <w:rFonts w:ascii="PT Serif" w:hAnsi="PT Serif"/>
          <w:sz w:val="20"/>
          <w:szCs w:val="20"/>
        </w:rPr>
        <w:t xml:space="preserve"> </w:t>
      </w:r>
      <w:del w:id="113" w:author="Chouvenc,Thomas" w:date="2024-03-01T09:55:00Z">
        <w:r w:rsidR="00E916BB" w:rsidDel="00D91D3C">
          <w:rPr>
            <w:rFonts w:ascii="PT Serif" w:hAnsi="PT Serif"/>
            <w:sz w:val="20"/>
            <w:szCs w:val="20"/>
          </w:rPr>
          <w:delText>Furthermore</w:delText>
        </w:r>
      </w:del>
      <w:ins w:id="114" w:author="Chouvenc,Thomas" w:date="2024-03-01T09:55:00Z">
        <w:r w:rsidR="00D91D3C">
          <w:rPr>
            <w:rFonts w:ascii="PT Serif" w:hAnsi="PT Serif"/>
            <w:sz w:val="20"/>
            <w:szCs w:val="20"/>
          </w:rPr>
          <w:t>Finally</w:t>
        </w:r>
      </w:ins>
      <w:r w:rsidR="00E916BB">
        <w:rPr>
          <w:rFonts w:ascii="PT Serif" w:hAnsi="PT Serif"/>
          <w:sz w:val="20"/>
          <w:szCs w:val="20"/>
        </w:rPr>
        <w:t xml:space="preserve">, when a pair is separated during </w:t>
      </w:r>
      <w:r w:rsidR="00EC4CC4">
        <w:rPr>
          <w:rFonts w:ascii="PT Serif" w:hAnsi="PT Serif"/>
          <w:sz w:val="20"/>
          <w:szCs w:val="20"/>
        </w:rPr>
        <w:t xml:space="preserve">a </w:t>
      </w:r>
      <w:r w:rsidR="00E916BB">
        <w:rPr>
          <w:rFonts w:ascii="PT Serif" w:hAnsi="PT Serif"/>
          <w:sz w:val="20"/>
          <w:szCs w:val="20"/>
        </w:rPr>
        <w:t xml:space="preserve">heterosexual </w:t>
      </w:r>
      <w:commentRangeStart w:id="115"/>
      <w:commentRangeStart w:id="116"/>
      <w:r w:rsidR="00E916BB">
        <w:rPr>
          <w:rFonts w:ascii="PT Serif" w:hAnsi="PT Serif"/>
          <w:sz w:val="20"/>
          <w:szCs w:val="20"/>
        </w:rPr>
        <w:t>tandem run</w:t>
      </w:r>
      <w:commentRangeEnd w:id="115"/>
      <w:r w:rsidR="00523845">
        <w:rPr>
          <w:rStyle w:val="CommentReference"/>
        </w:rPr>
        <w:commentReference w:id="115"/>
      </w:r>
      <w:commentRangeEnd w:id="116"/>
      <w:r w:rsidR="00A115EB">
        <w:rPr>
          <w:rStyle w:val="CommentReference"/>
        </w:rPr>
        <w:commentReference w:id="116"/>
      </w:r>
      <w:r w:rsidR="00E916BB">
        <w:rPr>
          <w:rFonts w:ascii="PT Serif" w:hAnsi="PT Serif"/>
          <w:sz w:val="20"/>
          <w:szCs w:val="20"/>
        </w:rPr>
        <w:t xml:space="preserve">, </w:t>
      </w:r>
      <w:ins w:id="117" w:author="Chouvenc,Thomas" w:date="2024-03-01T09:55:00Z">
        <w:del w:id="118" w:author="Nobuaki Mizumoto [2]" w:date="2024-03-02T06:08:00Z">
          <w:r w:rsidR="00D91D3C" w:rsidDel="00A115EB">
            <w:rPr>
              <w:rFonts w:ascii="PT Serif" w:hAnsi="PT Serif"/>
              <w:sz w:val="20"/>
              <w:szCs w:val="20"/>
            </w:rPr>
            <w:delText xml:space="preserve">sexual </w:delText>
          </w:r>
        </w:del>
        <w:del w:id="119" w:author="Nobuaki Mizumoto [2]" w:date="2024-03-02T06:04:00Z">
          <w:r w:rsidR="00D91D3C" w:rsidDel="00A115EB">
            <w:rPr>
              <w:rFonts w:ascii="PT Serif" w:hAnsi="PT Serif"/>
              <w:sz w:val="20"/>
              <w:szCs w:val="20"/>
            </w:rPr>
            <w:delText>polyethism</w:delText>
          </w:r>
        </w:del>
        <w:del w:id="120" w:author="Nobuaki Mizumoto [2]" w:date="2024-03-02T06:08:00Z">
          <w:r w:rsidR="00D91D3C" w:rsidDel="00A115EB">
            <w:rPr>
              <w:rFonts w:ascii="PT Serif" w:hAnsi="PT Serif"/>
              <w:sz w:val="20"/>
              <w:szCs w:val="20"/>
            </w:rPr>
            <w:delText xml:space="preserve"> is displayed</w:delText>
          </w:r>
        </w:del>
      </w:ins>
      <w:ins w:id="121" w:author="Chouvenc,Thomas" w:date="2024-03-01T09:56:00Z">
        <w:del w:id="122" w:author="Nobuaki Mizumoto [2]" w:date="2024-03-02T06:08:00Z">
          <w:r w:rsidR="00D14CA8" w:rsidDel="00A115EB">
            <w:rPr>
              <w:rFonts w:ascii="PT Serif" w:hAnsi="PT Serif"/>
              <w:sz w:val="20"/>
              <w:szCs w:val="20"/>
            </w:rPr>
            <w:delText xml:space="preserve"> in </w:delText>
          </w:r>
        </w:del>
        <w:r w:rsidR="00D14CA8">
          <w:rPr>
            <w:rFonts w:ascii="PT Serif" w:hAnsi="PT Serif"/>
            <w:sz w:val="20"/>
            <w:szCs w:val="20"/>
          </w:rPr>
          <w:t>both species</w:t>
        </w:r>
      </w:ins>
      <w:ins w:id="123" w:author="Nobuaki Mizumoto [2]" w:date="2024-03-02T06:08:00Z">
        <w:r w:rsidR="00A115EB" w:rsidRPr="00A115EB">
          <w:rPr>
            <w:rFonts w:ascii="PT Serif" w:hAnsi="PT Serif"/>
            <w:sz w:val="20"/>
            <w:szCs w:val="20"/>
          </w:rPr>
          <w:t xml:space="preserve"> </w:t>
        </w:r>
      </w:ins>
      <w:ins w:id="124" w:author="Nobuaki Mizumoto [2]" w:date="2024-03-02T06:09:00Z">
        <w:r w:rsidR="00A115EB">
          <w:rPr>
            <w:rFonts w:ascii="PT Serif" w:hAnsi="PT Serif"/>
            <w:sz w:val="20"/>
            <w:szCs w:val="20"/>
          </w:rPr>
          <w:t xml:space="preserve">display </w:t>
        </w:r>
      </w:ins>
      <w:ins w:id="125" w:author="Nobuaki Mizumoto [2]" w:date="2024-03-02T06:08:00Z">
        <w:r w:rsidR="00A115EB">
          <w:rPr>
            <w:rFonts w:ascii="PT Serif" w:hAnsi="PT Serif"/>
            <w:sz w:val="20"/>
            <w:szCs w:val="20"/>
          </w:rPr>
          <w:t>sexual dimorphism</w:t>
        </w:r>
      </w:ins>
      <w:ins w:id="126" w:author="Chouvenc,Thomas" w:date="2024-03-01T09:55:00Z">
        <w:del w:id="127" w:author="Nobuaki Mizumoto [2]" w:date="2024-03-02T06:09:00Z">
          <w:r w:rsidR="00D91D3C" w:rsidDel="00A115EB">
            <w:rPr>
              <w:rFonts w:ascii="PT Serif" w:hAnsi="PT Serif"/>
              <w:sz w:val="20"/>
              <w:szCs w:val="20"/>
            </w:rPr>
            <w:delText>,</w:delText>
          </w:r>
        </w:del>
        <w:r w:rsidR="00D91D3C">
          <w:rPr>
            <w:rFonts w:ascii="PT Serif" w:hAnsi="PT Serif"/>
            <w:sz w:val="20"/>
            <w:szCs w:val="20"/>
          </w:rPr>
          <w:t xml:space="preserve"> with </w:t>
        </w:r>
      </w:ins>
      <w:r w:rsidR="00E916BB">
        <w:rPr>
          <w:rFonts w:ascii="PT Serif" w:hAnsi="PT Serif"/>
          <w:sz w:val="20"/>
          <w:szCs w:val="20"/>
        </w:rPr>
        <w:t>females paus</w:t>
      </w:r>
      <w:ins w:id="128" w:author="Chouvenc,Thomas" w:date="2024-03-01T09:55:00Z">
        <w:r w:rsidR="00D91D3C">
          <w:rPr>
            <w:rFonts w:ascii="PT Serif" w:hAnsi="PT Serif"/>
            <w:sz w:val="20"/>
            <w:szCs w:val="20"/>
          </w:rPr>
          <w:t>ing</w:t>
        </w:r>
      </w:ins>
      <w:del w:id="129" w:author="Chouvenc,Thomas" w:date="2024-03-01T09:55:00Z">
        <w:r w:rsidR="00E916BB" w:rsidDel="00D91D3C">
          <w:rPr>
            <w:rFonts w:ascii="PT Serif" w:hAnsi="PT Serif"/>
            <w:sz w:val="20"/>
            <w:szCs w:val="20"/>
          </w:rPr>
          <w:delText>e</w:delText>
        </w:r>
      </w:del>
      <w:r w:rsidR="00E916BB">
        <w:rPr>
          <w:rFonts w:ascii="PT Serif" w:hAnsi="PT Serif"/>
          <w:sz w:val="20"/>
          <w:szCs w:val="20"/>
        </w:rPr>
        <w:t xml:space="preserve"> to wait for males</w:t>
      </w:r>
      <w:ins w:id="130" w:author="Nobuaki Mizumoto [2]" w:date="2024-03-02T06:09:00Z">
        <w:r w:rsidR="00A115EB">
          <w:rPr>
            <w:rFonts w:ascii="PT Serif" w:hAnsi="PT Serif"/>
            <w:sz w:val="20"/>
            <w:szCs w:val="20"/>
          </w:rPr>
          <w:t xml:space="preserve"> and</w:t>
        </w:r>
      </w:ins>
      <w:del w:id="131" w:author="Nobuaki Mizumoto [2]" w:date="2024-03-02T06:09:00Z">
        <w:r w:rsidR="00E916BB" w:rsidDel="00A115EB">
          <w:rPr>
            <w:rFonts w:ascii="PT Serif" w:hAnsi="PT Serif"/>
            <w:sz w:val="20"/>
            <w:szCs w:val="20"/>
          </w:rPr>
          <w:delText>,</w:delText>
        </w:r>
      </w:del>
      <w:r w:rsidR="00E916BB">
        <w:rPr>
          <w:rFonts w:ascii="PT Serif" w:hAnsi="PT Serif"/>
          <w:sz w:val="20"/>
          <w:szCs w:val="20"/>
        </w:rPr>
        <w:t xml:space="preserve"> </w:t>
      </w:r>
      <w:del w:id="132" w:author="Nobuaki Mizumoto [2]" w:date="2024-03-02T06:09:00Z">
        <w:r w:rsidR="00E916BB" w:rsidDel="00A115EB">
          <w:rPr>
            <w:rFonts w:ascii="PT Serif" w:hAnsi="PT Serif"/>
            <w:sz w:val="20"/>
            <w:szCs w:val="20"/>
          </w:rPr>
          <w:delText xml:space="preserve">while </w:delText>
        </w:r>
      </w:del>
      <w:r w:rsidR="00E916BB">
        <w:rPr>
          <w:rFonts w:ascii="PT Serif" w:hAnsi="PT Serif"/>
          <w:sz w:val="20"/>
          <w:szCs w:val="20"/>
        </w:rPr>
        <w:t>males mov</w:t>
      </w:r>
      <w:ins w:id="133" w:author="Nobuaki Mizumoto [2]" w:date="2024-03-02T06:09:00Z">
        <w:r w:rsidR="00A115EB">
          <w:rPr>
            <w:rFonts w:ascii="PT Serif" w:hAnsi="PT Serif"/>
            <w:sz w:val="20"/>
            <w:szCs w:val="20"/>
          </w:rPr>
          <w:t>ing</w:t>
        </w:r>
      </w:ins>
      <w:del w:id="134" w:author="Nobuaki Mizumoto [2]" w:date="2024-03-02T06:09:00Z">
        <w:r w:rsidR="00E916BB" w:rsidDel="00A115EB">
          <w:rPr>
            <w:rFonts w:ascii="PT Serif" w:hAnsi="PT Serif"/>
            <w:sz w:val="20"/>
            <w:szCs w:val="20"/>
          </w:rPr>
          <w:delText>e</w:delText>
        </w:r>
      </w:del>
      <w:r w:rsidR="00E916BB">
        <w:rPr>
          <w:rFonts w:ascii="PT Serif" w:hAnsi="PT Serif"/>
          <w:sz w:val="20"/>
          <w:szCs w:val="20"/>
        </w:rPr>
        <w:t xml:space="preserve"> around to search for females</w:t>
      </w:r>
      <w:ins w:id="135" w:author="Chouvenc,Thomas" w:date="2024-03-01T09:56:00Z">
        <w:r w:rsidR="00D14CA8">
          <w:rPr>
            <w:rFonts w:ascii="PT Serif" w:hAnsi="PT Serif"/>
            <w:sz w:val="20"/>
            <w:szCs w:val="20"/>
          </w:rPr>
          <w:t>.</w:t>
        </w:r>
      </w:ins>
      <w:r w:rsidR="00E916BB">
        <w:rPr>
          <w:rFonts w:ascii="PT Serif" w:hAnsi="PT Serif"/>
          <w:sz w:val="20"/>
          <w:szCs w:val="20"/>
        </w:rPr>
        <w:t xml:space="preserve"> </w:t>
      </w:r>
      <w:del w:id="136" w:author="Chouvenc,Thomas" w:date="2024-03-01T09:56:00Z">
        <w:r w:rsidR="00E916BB" w:rsidDel="00D14CA8">
          <w:rPr>
            <w:rFonts w:ascii="PT Serif" w:hAnsi="PT Serif"/>
            <w:sz w:val="20"/>
            <w:szCs w:val="20"/>
          </w:rPr>
          <w:delText xml:space="preserve">in both species </w:delText>
        </w:r>
      </w:del>
      <w:r w:rsidR="00E916BB">
        <w:rPr>
          <w:rFonts w:ascii="PT Serif" w:hAnsi="PT Serif"/>
          <w:sz w:val="20"/>
          <w:szCs w:val="20"/>
        </w:rPr>
        <w:fldChar w:fldCharType="begin"/>
      </w:r>
      <w:r w:rsidR="00374CA1">
        <w:rPr>
          <w:rFonts w:ascii="PT Serif" w:hAnsi="PT Serif"/>
          <w:sz w:val="20"/>
          <w:szCs w:val="20"/>
        </w:rPr>
        <w:instrText xml:space="preserve"> ADDIN ZOTERO_ITEM CSL_CITATION {"citationID":"4eh4F5ck","properties":{"formattedCitation":"[17,18]","plainCitation":"[17,18]","noteIndex":0},"citationItems":[{"id":3460,"uris":["http://zotero.org/users/9949769/items/8NTY2R6I"],"itemData":{"id":3460,"type":"article-journal","abstract":"How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id":3289,"uris":["http://zotero.org/users/9949769/items/FZFVDHJA"],"itemData":{"id":3289,"type":"article-journal","abstract":"Parental care is a notable aspect of reproductive effort in many animals. The interaction between offspring begging and the parental feeding response is an important communication mechanism that regulates offspring food supply, and reducing the cost of superfluous begging is beneficial to both parents and offspring. Here we concluded that parents of the burying beetle Nicrophorus quadripunctatus inform their offspring of their preparation for provisioning by emitting “provisioning pheromone.” Female parents emitted an antimicrobial aromatic compound, 2-phenoxyethanol, in their regurgitation before provisioning, and this compound elicits begging behavior from their offspring. Furthermore, begging incurs growth and survival costs, and parents spent more than 85% of their time in close proximity to their offspring without provisioning. Therefore, it is suggested that limiting offspring begging during provisioning is beneficial to both parents and offspring. We report here a novel aspect of parent-offspring communication in family life.","container-title":"Journal of Animal Ecology","DOI":"10.1111/1365-2656.13320","ISSN":"0021-8790","license":"All rights reserved","page":"2542-2552","title":"Termite males enhance mating encounters by changing speed according to density","volume":"89","author":[{"family":"Mizumoto","given":"Nobuaki"},{"family":"Rizo","given":"Arturo"},{"family":"Pratt","given":"Stephen C."},{"family":"Chouvenc","given":"Thomas"}],"issued":{"date-parts":[["2020"]]}}}],"schema":"https://github.com/citation-style-language/schema/raw/master/csl-citation.json"} </w:instrText>
      </w:r>
      <w:r w:rsidR="00E916BB">
        <w:rPr>
          <w:rFonts w:ascii="PT Serif" w:hAnsi="PT Serif"/>
          <w:sz w:val="20"/>
          <w:szCs w:val="20"/>
        </w:rPr>
        <w:fldChar w:fldCharType="separate"/>
      </w:r>
      <w:r w:rsidR="00E916BB" w:rsidRPr="00E916BB">
        <w:rPr>
          <w:rFonts w:ascii="PT Serif" w:hAnsi="PT Serif"/>
          <w:sz w:val="20"/>
        </w:rPr>
        <w:t>[17,18]</w:t>
      </w:r>
      <w:r w:rsidR="00E916BB">
        <w:rPr>
          <w:rFonts w:ascii="PT Serif" w:hAnsi="PT Serif"/>
          <w:sz w:val="20"/>
          <w:szCs w:val="20"/>
        </w:rPr>
        <w:fldChar w:fldCharType="end"/>
      </w:r>
      <w:r w:rsidR="00E916BB">
        <w:rPr>
          <w:rFonts w:ascii="PT Serif" w:hAnsi="PT Serif"/>
          <w:sz w:val="20"/>
          <w:szCs w:val="20"/>
        </w:rPr>
        <w:t xml:space="preserve">. We </w:t>
      </w:r>
      <w:ins w:id="137" w:author="Chouvenc,Thomas" w:date="2024-03-01T09:56:00Z">
        <w:r w:rsidR="00D14CA8">
          <w:rPr>
            <w:rFonts w:ascii="PT Serif" w:hAnsi="PT Serif"/>
            <w:sz w:val="20"/>
            <w:szCs w:val="20"/>
          </w:rPr>
          <w:t xml:space="preserve">therefore </w:t>
        </w:r>
      </w:ins>
      <w:ins w:id="138" w:author="Chouvenc,Thomas" w:date="2024-03-01T10:04:00Z">
        <w:r w:rsidR="00D14CA8">
          <w:rPr>
            <w:rFonts w:ascii="PT Serif" w:hAnsi="PT Serif"/>
            <w:sz w:val="20"/>
            <w:szCs w:val="20"/>
          </w:rPr>
          <w:t xml:space="preserve">also </w:t>
        </w:r>
      </w:ins>
      <w:del w:id="139" w:author="Chouvenc,Thomas" w:date="2024-03-01T10:04:00Z">
        <w:r w:rsidR="00E916BB" w:rsidDel="00D14CA8">
          <w:rPr>
            <w:rFonts w:ascii="PT Serif" w:hAnsi="PT Serif"/>
            <w:sz w:val="20"/>
            <w:szCs w:val="20"/>
          </w:rPr>
          <w:delText xml:space="preserve">tested </w:delText>
        </w:r>
      </w:del>
      <w:ins w:id="140" w:author="Chouvenc,Thomas" w:date="2024-03-01T10:04:00Z">
        <w:r w:rsidR="00D14CA8">
          <w:rPr>
            <w:rFonts w:ascii="PT Serif" w:hAnsi="PT Serif"/>
            <w:sz w:val="20"/>
            <w:szCs w:val="20"/>
          </w:rPr>
          <w:t xml:space="preserve">investigated </w:t>
        </w:r>
      </w:ins>
      <w:r w:rsidR="00E916BB">
        <w:rPr>
          <w:rFonts w:ascii="PT Serif" w:hAnsi="PT Serif"/>
          <w:sz w:val="20"/>
          <w:szCs w:val="20"/>
        </w:rPr>
        <w:t xml:space="preserve">if </w:t>
      </w:r>
      <w:ins w:id="141" w:author="Chouvenc,Thomas" w:date="2024-03-01T09:57:00Z">
        <w:r w:rsidR="00D14CA8">
          <w:rPr>
            <w:rFonts w:ascii="PT Serif" w:hAnsi="PT Serif"/>
            <w:sz w:val="20"/>
            <w:szCs w:val="20"/>
          </w:rPr>
          <w:t xml:space="preserve">an individual could </w:t>
        </w:r>
        <w:commentRangeStart w:id="142"/>
        <w:commentRangeStart w:id="143"/>
        <w:r w:rsidR="00D14CA8">
          <w:rPr>
            <w:rFonts w:ascii="PT Serif" w:hAnsi="PT Serif"/>
            <w:sz w:val="20"/>
            <w:szCs w:val="20"/>
          </w:rPr>
          <w:t>display</w:t>
        </w:r>
      </w:ins>
      <w:commentRangeEnd w:id="142"/>
      <w:r w:rsidR="00523845">
        <w:rPr>
          <w:rStyle w:val="CommentReference"/>
        </w:rPr>
        <w:commentReference w:id="142"/>
      </w:r>
      <w:commentRangeEnd w:id="143"/>
      <w:r w:rsidR="00A115EB">
        <w:rPr>
          <w:rStyle w:val="CommentReference"/>
        </w:rPr>
        <w:commentReference w:id="143"/>
      </w:r>
      <w:ins w:id="144" w:author="Chouvenc,Thomas" w:date="2024-03-01T09:57:00Z">
        <w:r w:rsidR="00D14CA8">
          <w:rPr>
            <w:rFonts w:ascii="PT Serif" w:hAnsi="PT Serif"/>
            <w:sz w:val="20"/>
            <w:szCs w:val="20"/>
          </w:rPr>
          <w:t xml:space="preserve"> the typica</w:t>
        </w:r>
      </w:ins>
      <w:ins w:id="145" w:author="Chouvenc,Thomas" w:date="2024-03-01T09:58:00Z">
        <w:r w:rsidR="00D14CA8">
          <w:rPr>
            <w:rFonts w:ascii="PT Serif" w:hAnsi="PT Serif"/>
            <w:sz w:val="20"/>
            <w:szCs w:val="20"/>
          </w:rPr>
          <w:t>l behavior of the opposite sex</w:t>
        </w:r>
        <w:del w:id="146" w:author="Nobuaki Mizumoto [2]" w:date="2024-03-02T06:05:00Z">
          <w:r w:rsidR="00D14CA8" w:rsidDel="00A115EB">
            <w:rPr>
              <w:rFonts w:ascii="PT Serif" w:hAnsi="PT Serif"/>
              <w:sz w:val="20"/>
              <w:szCs w:val="20"/>
            </w:rPr>
            <w:delText xml:space="preserve"> </w:delText>
          </w:r>
        </w:del>
      </w:ins>
      <w:del w:id="147" w:author="Chouvenc,Thomas" w:date="2024-03-01T09:58:00Z">
        <w:r w:rsidR="00E916BB" w:rsidDel="00D14CA8">
          <w:rPr>
            <w:rFonts w:ascii="PT Serif" w:hAnsi="PT Serif"/>
            <w:sz w:val="20"/>
            <w:szCs w:val="20"/>
          </w:rPr>
          <w:delText>they c</w:delText>
        </w:r>
        <w:r w:rsidR="00EC4CC4" w:rsidDel="00D14CA8">
          <w:rPr>
            <w:rFonts w:ascii="PT Serif" w:hAnsi="PT Serif"/>
            <w:sz w:val="20"/>
            <w:szCs w:val="20"/>
          </w:rPr>
          <w:delText>ould</w:delText>
        </w:r>
        <w:r w:rsidR="00E916BB" w:rsidDel="00D14CA8">
          <w:rPr>
            <w:rFonts w:ascii="PT Serif" w:hAnsi="PT Serif"/>
            <w:sz w:val="20"/>
            <w:szCs w:val="20"/>
          </w:rPr>
          <w:delText xml:space="preserve"> play </w:delText>
        </w:r>
        <w:r w:rsidR="00EC4CC4" w:rsidDel="00D14CA8">
          <w:rPr>
            <w:rFonts w:ascii="PT Serif" w:hAnsi="PT Serif"/>
            <w:sz w:val="20"/>
            <w:szCs w:val="20"/>
          </w:rPr>
          <w:delText>the</w:delText>
        </w:r>
        <w:r w:rsidR="00E916BB" w:rsidDel="00D14CA8">
          <w:rPr>
            <w:rFonts w:ascii="PT Serif" w:hAnsi="PT Serif"/>
            <w:sz w:val="20"/>
            <w:szCs w:val="20"/>
          </w:rPr>
          <w:delText xml:space="preserve"> role of different sex</w:delText>
        </w:r>
        <w:r w:rsidR="00EC4CC4" w:rsidDel="00D14CA8">
          <w:rPr>
            <w:rFonts w:ascii="PT Serif" w:hAnsi="PT Serif"/>
            <w:sz w:val="20"/>
            <w:szCs w:val="20"/>
          </w:rPr>
          <w:delText>es</w:delText>
        </w:r>
      </w:del>
      <w:r w:rsidR="00E916BB">
        <w:rPr>
          <w:rFonts w:ascii="PT Serif" w:hAnsi="PT Serif"/>
          <w:sz w:val="20"/>
          <w:szCs w:val="20"/>
        </w:rPr>
        <w:t xml:space="preserve"> in</w:t>
      </w:r>
      <w:ins w:id="148" w:author="Chouvenc,Thomas" w:date="2024-03-01T10:04:00Z">
        <w:r w:rsidR="00D14CA8">
          <w:rPr>
            <w:rFonts w:ascii="PT Serif" w:hAnsi="PT Serif"/>
            <w:sz w:val="20"/>
            <w:szCs w:val="20"/>
          </w:rPr>
          <w:t xml:space="preserve"> </w:t>
        </w:r>
        <w:del w:id="149" w:author="Sang Bin Lee" w:date="2024-03-01T10:55:00Z">
          <w:r w:rsidR="00D14CA8" w:rsidDel="00523845">
            <w:rPr>
              <w:rFonts w:ascii="PT Serif" w:hAnsi="PT Serif"/>
              <w:sz w:val="20"/>
              <w:szCs w:val="20"/>
            </w:rPr>
            <w:delText>interupted</w:delText>
          </w:r>
        </w:del>
      </w:ins>
      <w:ins w:id="150" w:author="Sang Bin Lee" w:date="2024-03-01T10:55:00Z">
        <w:r w:rsidR="00523845">
          <w:rPr>
            <w:rFonts w:ascii="PT Serif" w:hAnsi="PT Serif"/>
            <w:sz w:val="20"/>
            <w:szCs w:val="20"/>
          </w:rPr>
          <w:t>interrupted</w:t>
        </w:r>
      </w:ins>
      <w:r w:rsidR="00E916BB">
        <w:rPr>
          <w:rFonts w:ascii="PT Serif" w:hAnsi="PT Serif"/>
          <w:sz w:val="20"/>
          <w:szCs w:val="20"/>
        </w:rPr>
        <w:t xml:space="preserve"> same-sex tandem runs.</w:t>
      </w:r>
    </w:p>
    <w:p w14:paraId="18C8901D" w14:textId="77777777" w:rsidR="00027CFE" w:rsidRPr="00500E55" w:rsidRDefault="00027CFE" w:rsidP="007473BD">
      <w:pPr>
        <w:snapToGrid w:val="0"/>
        <w:spacing w:after="0" w:line="240" w:lineRule="auto"/>
        <w:jc w:val="both"/>
        <w:rPr>
          <w:rFonts w:ascii="PT Serif" w:hAnsi="PT Serif"/>
          <w:b/>
          <w:bCs/>
          <w:sz w:val="20"/>
          <w:szCs w:val="20"/>
        </w:rPr>
      </w:pPr>
    </w:p>
    <w:p w14:paraId="12A1DAFE" w14:textId="1DBEAB87" w:rsidR="004776A7" w:rsidRPr="00500E55" w:rsidRDefault="004776A7" w:rsidP="007473BD">
      <w:pPr>
        <w:snapToGrid w:val="0"/>
        <w:spacing w:after="0" w:line="240" w:lineRule="auto"/>
        <w:jc w:val="both"/>
        <w:rPr>
          <w:rFonts w:ascii="PT Serif" w:hAnsi="PT Serif"/>
          <w:b/>
          <w:bCs/>
          <w:sz w:val="20"/>
          <w:szCs w:val="20"/>
        </w:rPr>
      </w:pPr>
      <w:r w:rsidRPr="00500E55">
        <w:rPr>
          <w:rFonts w:ascii="PT Serif" w:hAnsi="PT Serif"/>
          <w:b/>
          <w:bCs/>
          <w:sz w:val="20"/>
          <w:szCs w:val="20"/>
        </w:rPr>
        <w:t>Methods</w:t>
      </w:r>
    </w:p>
    <w:p w14:paraId="158D8128" w14:textId="1BB1FF6B" w:rsidR="00641F90" w:rsidRPr="00500E55" w:rsidRDefault="00641F90" w:rsidP="00641F90">
      <w:pPr>
        <w:snapToGrid w:val="0"/>
        <w:spacing w:after="0" w:line="240" w:lineRule="auto"/>
        <w:jc w:val="both"/>
        <w:rPr>
          <w:rFonts w:ascii="PT Serif" w:hAnsi="PT Serif" w:cs="Times New Roman"/>
          <w:sz w:val="20"/>
          <w:szCs w:val="20"/>
        </w:rPr>
      </w:pPr>
      <w:r w:rsidRPr="00500E55">
        <w:rPr>
          <w:rFonts w:ascii="PT Serif" w:hAnsi="PT Serif" w:cs="Times New Roman"/>
          <w:i/>
          <w:iCs/>
          <w:sz w:val="20"/>
          <w:szCs w:val="20"/>
        </w:rPr>
        <w:t xml:space="preserve">Termites and </w:t>
      </w:r>
      <w:r w:rsidR="00EC4CC4">
        <w:rPr>
          <w:rFonts w:ascii="PT Serif" w:hAnsi="PT Serif" w:cs="Times New Roman"/>
          <w:i/>
          <w:iCs/>
          <w:sz w:val="20"/>
          <w:szCs w:val="20"/>
        </w:rPr>
        <w:t>Experimental A</w:t>
      </w:r>
      <w:r w:rsidRPr="00500E55">
        <w:rPr>
          <w:rFonts w:ascii="PT Serif" w:hAnsi="PT Serif" w:cs="Times New Roman"/>
          <w:i/>
          <w:iCs/>
          <w:sz w:val="20"/>
          <w:szCs w:val="20"/>
        </w:rPr>
        <w:t>rena</w:t>
      </w:r>
      <w:r w:rsidRPr="00500E55">
        <w:rPr>
          <w:rFonts w:ascii="PT Serif" w:hAnsi="PT Serif" w:cs="Times New Roman"/>
          <w:sz w:val="20"/>
          <w:szCs w:val="20"/>
        </w:rPr>
        <w:t xml:space="preserve"> </w:t>
      </w:r>
    </w:p>
    <w:p w14:paraId="0C431B59" w14:textId="3DA20B41" w:rsidR="00EB7E41" w:rsidRPr="00500E55" w:rsidRDefault="00641F90" w:rsidP="00641F90">
      <w:pPr>
        <w:snapToGrid w:val="0"/>
        <w:spacing w:after="0" w:line="240" w:lineRule="auto"/>
        <w:ind w:firstLine="720"/>
        <w:jc w:val="both"/>
        <w:rPr>
          <w:rFonts w:ascii="PT Serif" w:hAnsi="PT Serif" w:cs="Times New Roman"/>
          <w:sz w:val="20"/>
          <w:szCs w:val="20"/>
        </w:rPr>
      </w:pPr>
      <w:r w:rsidRPr="00500E55">
        <w:rPr>
          <w:rFonts w:ascii="PT Serif" w:hAnsi="PT Serif" w:cs="Times New Roman"/>
          <w:sz w:val="20"/>
          <w:szCs w:val="20"/>
        </w:rPr>
        <w:t>We collected alates using a light-trapping system</w:t>
      </w:r>
      <w:ins w:id="151" w:author="Chouvenc,Thomas" w:date="2024-03-01T10:05:00Z">
        <w:r w:rsidR="00D14CA8">
          <w:rPr>
            <w:rFonts w:ascii="PT Serif" w:hAnsi="PT Serif" w:cs="Times New Roman"/>
            <w:sz w:val="20"/>
            <w:szCs w:val="20"/>
          </w:rPr>
          <w:t xml:space="preserve"> </w:t>
        </w:r>
      </w:ins>
      <w:r w:rsidR="00374CA1">
        <w:rPr>
          <w:rFonts w:ascii="PT Serif" w:hAnsi="PT Serif" w:cs="Times New Roman"/>
          <w:sz w:val="20"/>
          <w:szCs w:val="20"/>
        </w:rPr>
        <w:fldChar w:fldCharType="begin"/>
      </w:r>
      <w:r w:rsidR="00374CA1">
        <w:rPr>
          <w:rFonts w:ascii="PT Serif" w:hAnsi="PT Serif" w:cs="Times New Roman"/>
          <w:sz w:val="20"/>
          <w:szCs w:val="20"/>
        </w:rPr>
        <w:instrText xml:space="preserve"> ADDIN ZOTERO_ITEM CSL_CITATION {"citationID":"qRUEY29R","properties":{"formattedCitation":"[19]","plainCitation":"[19]","noteIndex":0},"citationItems":[{"id":20150,"uris":["http://zotero.org/users/9949769/items/9HIZ3FUY"],"itemData":{"id":20150,"type":"chapter","abstract":"GB: CABI","container-title":"Biology and Management of the Formosan Subterranean Termite and Related Species","page":"365-393","publisher":"CABI","title":"Using &lt;i&gt;Coptotermes&lt;/i&gt; for laboratory experiments: field collection, laboratory rearing, and bioassay visualization.","author":[{"family":"Chouvenc","given":"Thomas"}],"issued":{"date-parts":[["2023"]]}}}],"schema":"https://github.com/citation-style-language/schema/raw/master/csl-citation.json"} </w:instrText>
      </w:r>
      <w:r w:rsidR="00374CA1">
        <w:rPr>
          <w:rFonts w:ascii="PT Serif" w:hAnsi="PT Serif" w:cs="Times New Roman"/>
          <w:sz w:val="20"/>
          <w:szCs w:val="20"/>
        </w:rPr>
        <w:fldChar w:fldCharType="separate"/>
      </w:r>
      <w:r w:rsidR="00374CA1" w:rsidRPr="00374CA1">
        <w:rPr>
          <w:rFonts w:ascii="PT Serif" w:hAnsi="PT Serif"/>
          <w:sz w:val="20"/>
        </w:rPr>
        <w:t>[19]</w:t>
      </w:r>
      <w:r w:rsidR="00374CA1">
        <w:rPr>
          <w:rFonts w:ascii="PT Serif" w:hAnsi="PT Serif" w:cs="Times New Roman"/>
          <w:sz w:val="20"/>
          <w:szCs w:val="20"/>
        </w:rPr>
        <w:fldChar w:fldCharType="end"/>
      </w:r>
      <w:ins w:id="152" w:author="Chouvenc,Thomas" w:date="2024-03-01T10:05:00Z">
        <w:del w:id="153" w:author="Nobuaki Mizumoto [2]" w:date="2024-03-02T06:26:00Z">
          <w:r w:rsidR="00D14CA8" w:rsidDel="00374CA1">
            <w:rPr>
              <w:rFonts w:ascii="PT Serif" w:hAnsi="PT Serif" w:cs="Times New Roman"/>
              <w:sz w:val="20"/>
              <w:szCs w:val="20"/>
            </w:rPr>
            <w:delText>[</w:delText>
          </w:r>
          <w:commentRangeStart w:id="154"/>
          <w:r w:rsidR="00D14CA8" w:rsidDel="00374CA1">
            <w:rPr>
              <w:rFonts w:ascii="PT Serif" w:hAnsi="PT Serif" w:cs="Times New Roman"/>
              <w:sz w:val="20"/>
              <w:szCs w:val="20"/>
            </w:rPr>
            <w:delText>ref]</w:delText>
          </w:r>
        </w:del>
      </w:ins>
      <w:r w:rsidRPr="00500E55">
        <w:rPr>
          <w:rFonts w:ascii="PT Serif" w:hAnsi="PT Serif" w:cs="Times New Roman"/>
          <w:sz w:val="20"/>
          <w:szCs w:val="20"/>
        </w:rPr>
        <w:t xml:space="preserve"> </w:t>
      </w:r>
      <w:commentRangeEnd w:id="154"/>
      <w:r w:rsidR="00D14CA8">
        <w:rPr>
          <w:rStyle w:val="CommentReference"/>
        </w:rPr>
        <w:commentReference w:id="154"/>
      </w:r>
      <w:r w:rsidRPr="00500E55">
        <w:rPr>
          <w:rFonts w:ascii="PT Serif" w:hAnsi="PT Serif" w:cs="Times New Roman"/>
          <w:sz w:val="20"/>
          <w:szCs w:val="20"/>
        </w:rPr>
        <w:t xml:space="preserve">at dusk between </w:t>
      </w:r>
      <w:r w:rsidR="008E1A7A" w:rsidRPr="00500E55">
        <w:rPr>
          <w:rFonts w:ascii="PT Serif" w:hAnsi="PT Serif" w:cs="Times New Roman"/>
          <w:sz w:val="20"/>
          <w:szCs w:val="20"/>
        </w:rPr>
        <w:t xml:space="preserve">27-29 March for </w:t>
      </w:r>
      <w:r w:rsidR="008E1A7A" w:rsidRPr="00500E55">
        <w:rPr>
          <w:rFonts w:ascii="PT Serif" w:hAnsi="PT Serif" w:cs="Times New Roman"/>
          <w:i/>
          <w:iCs/>
          <w:sz w:val="20"/>
          <w:szCs w:val="20"/>
        </w:rPr>
        <w:t>C. gestroi</w:t>
      </w:r>
      <w:r w:rsidRPr="00500E55">
        <w:rPr>
          <w:rFonts w:ascii="PT Serif" w:hAnsi="PT Serif" w:cs="Times New Roman"/>
          <w:sz w:val="20"/>
          <w:szCs w:val="20"/>
        </w:rPr>
        <w:t xml:space="preserve"> and </w:t>
      </w:r>
      <w:r w:rsidR="008E1A7A" w:rsidRPr="00500E55">
        <w:rPr>
          <w:rFonts w:ascii="PT Serif" w:hAnsi="PT Serif" w:cs="Times New Roman"/>
          <w:sz w:val="20"/>
          <w:szCs w:val="20"/>
        </w:rPr>
        <w:t>21-22</w:t>
      </w:r>
      <w:r w:rsidRPr="00500E55">
        <w:rPr>
          <w:rFonts w:ascii="PT Serif" w:hAnsi="PT Serif" w:cs="Times New Roman"/>
          <w:sz w:val="20"/>
          <w:szCs w:val="20"/>
        </w:rPr>
        <w:t xml:space="preserve"> April</w:t>
      </w:r>
      <w:r w:rsidR="008E1A7A" w:rsidRPr="00500E55">
        <w:rPr>
          <w:rFonts w:ascii="PT Serif" w:hAnsi="PT Serif" w:cs="Times New Roman"/>
          <w:sz w:val="20"/>
          <w:szCs w:val="20"/>
        </w:rPr>
        <w:t xml:space="preserve">, 1-2 May for </w:t>
      </w:r>
      <w:r w:rsidR="008E1A7A" w:rsidRPr="00500E55">
        <w:rPr>
          <w:rFonts w:ascii="PT Serif" w:hAnsi="PT Serif" w:cs="Times New Roman"/>
          <w:i/>
          <w:iCs/>
          <w:sz w:val="20"/>
          <w:szCs w:val="20"/>
        </w:rPr>
        <w:t xml:space="preserve">C. formosanus </w:t>
      </w:r>
      <w:r w:rsidR="008E1A7A" w:rsidRPr="00500E55">
        <w:rPr>
          <w:rFonts w:ascii="PT Serif" w:hAnsi="PT Serif" w:cs="Times New Roman"/>
          <w:sz w:val="20"/>
          <w:szCs w:val="20"/>
        </w:rPr>
        <w:t>in</w:t>
      </w:r>
      <w:r w:rsidRPr="00500E55">
        <w:rPr>
          <w:rFonts w:ascii="PT Serif" w:hAnsi="PT Serif" w:cs="Times New Roman"/>
          <w:sz w:val="20"/>
          <w:szCs w:val="20"/>
        </w:rPr>
        <w:t xml:space="preserve"> 2021 in Broward County (Florida, USA) during synchronized dispersal flights. All </w:t>
      </w:r>
      <w:proofErr w:type="gramStart"/>
      <w:r w:rsidRPr="00500E55">
        <w:rPr>
          <w:rFonts w:ascii="PT Serif" w:hAnsi="PT Serif" w:cs="Times New Roman"/>
          <w:sz w:val="20"/>
          <w:szCs w:val="20"/>
        </w:rPr>
        <w:t>alates</w:t>
      </w:r>
      <w:proofErr w:type="gramEnd"/>
      <w:r w:rsidRPr="00500E55">
        <w:rPr>
          <w:rFonts w:ascii="PT Serif" w:hAnsi="PT Serif" w:cs="Times New Roman"/>
          <w:sz w:val="20"/>
          <w:szCs w:val="20"/>
        </w:rPr>
        <w:t xml:space="preserve"> were collected at a single site. We brought the alates to the laboratory and maintained them on wet cardboard at 28°C. We used individuals who</w:t>
      </w:r>
      <w:r w:rsidR="008E1A7A" w:rsidRPr="00500E55">
        <w:rPr>
          <w:rFonts w:ascii="PT Serif" w:hAnsi="PT Serif" w:cs="Times New Roman"/>
          <w:sz w:val="20"/>
          <w:szCs w:val="20"/>
        </w:rPr>
        <w:t xml:space="preserve"> did not</w:t>
      </w:r>
      <w:r w:rsidRPr="00500E55">
        <w:rPr>
          <w:rFonts w:ascii="PT Serif" w:hAnsi="PT Serif" w:cs="Times New Roman"/>
          <w:sz w:val="20"/>
          <w:szCs w:val="20"/>
        </w:rPr>
        <w:t xml:space="preserve"> shed their wings by themselves</w:t>
      </w:r>
      <w:r w:rsidR="008E1A7A" w:rsidRPr="00500E55">
        <w:rPr>
          <w:rFonts w:ascii="PT Serif" w:hAnsi="PT Serif" w:cs="Times New Roman"/>
          <w:sz w:val="20"/>
          <w:szCs w:val="20"/>
        </w:rPr>
        <w:t xml:space="preserve"> to prevent any prior experience </w:t>
      </w:r>
      <w:r w:rsidR="00EC4CC4">
        <w:rPr>
          <w:rFonts w:ascii="PT Serif" w:hAnsi="PT Serif" w:cs="Times New Roman"/>
          <w:sz w:val="20"/>
          <w:szCs w:val="20"/>
        </w:rPr>
        <w:t>with</w:t>
      </w:r>
      <w:r w:rsidR="008E1A7A" w:rsidRPr="00500E55">
        <w:rPr>
          <w:rFonts w:ascii="PT Serif" w:hAnsi="PT Serif" w:cs="Times New Roman"/>
          <w:sz w:val="20"/>
          <w:szCs w:val="20"/>
        </w:rPr>
        <w:t xml:space="preserve"> tandem runs. After inducing shedding wings, we observed their </w:t>
      </w:r>
      <w:r w:rsidRPr="00500E55">
        <w:rPr>
          <w:rFonts w:ascii="PT Serif" w:hAnsi="PT Serif" w:cs="Times New Roman"/>
          <w:sz w:val="20"/>
          <w:szCs w:val="20"/>
        </w:rPr>
        <w:t>behavior</w:t>
      </w:r>
      <w:r w:rsidR="008E1A7A" w:rsidRPr="00500E55">
        <w:rPr>
          <w:rFonts w:ascii="PT Serif" w:hAnsi="PT Serif" w:cs="Times New Roman"/>
          <w:sz w:val="20"/>
          <w:szCs w:val="20"/>
        </w:rPr>
        <w:t>s</w:t>
      </w:r>
      <w:r w:rsidRPr="00500E55">
        <w:rPr>
          <w:rFonts w:ascii="PT Serif" w:hAnsi="PT Serif" w:cs="Times New Roman"/>
          <w:sz w:val="20"/>
          <w:szCs w:val="20"/>
        </w:rPr>
        <w:t xml:space="preserve"> within 12 h. </w:t>
      </w:r>
      <w:proofErr w:type="gramStart"/>
      <w:r w:rsidRPr="00500E55">
        <w:rPr>
          <w:rFonts w:ascii="PT Serif" w:hAnsi="PT Serif" w:cs="Times New Roman"/>
          <w:sz w:val="20"/>
          <w:szCs w:val="20"/>
        </w:rPr>
        <w:t>Each individual</w:t>
      </w:r>
      <w:proofErr w:type="gramEnd"/>
      <w:r w:rsidRPr="00500E55">
        <w:rPr>
          <w:rFonts w:ascii="PT Serif" w:hAnsi="PT Serif" w:cs="Times New Roman"/>
          <w:sz w:val="20"/>
          <w:szCs w:val="20"/>
        </w:rPr>
        <w:t xml:space="preserve"> was used only once.</w:t>
      </w:r>
    </w:p>
    <w:p w14:paraId="3F5CD246" w14:textId="41BB2A51" w:rsidR="00641F90" w:rsidRPr="00500E55" w:rsidRDefault="00641F90" w:rsidP="00641F90">
      <w:pPr>
        <w:snapToGrid w:val="0"/>
        <w:spacing w:after="0" w:line="240" w:lineRule="auto"/>
        <w:ind w:firstLine="720"/>
        <w:jc w:val="both"/>
        <w:rPr>
          <w:rFonts w:ascii="PT Serif" w:hAnsi="PT Serif" w:cs="Times New Roman"/>
          <w:sz w:val="20"/>
          <w:szCs w:val="20"/>
        </w:rPr>
      </w:pPr>
      <w:r w:rsidRPr="00500E55">
        <w:rPr>
          <w:rFonts w:ascii="PT Serif" w:hAnsi="PT Serif" w:cs="Times New Roman"/>
          <w:sz w:val="20"/>
          <w:szCs w:val="20"/>
        </w:rPr>
        <w:t xml:space="preserve">We performed all observations in an experimental arena </w:t>
      </w:r>
      <w:r w:rsidR="00EC4CC4">
        <w:rPr>
          <w:rFonts w:ascii="PT Serif" w:hAnsi="PT Serif" w:cs="Times New Roman"/>
          <w:sz w:val="20"/>
          <w:szCs w:val="20"/>
        </w:rPr>
        <w:t>made of</w:t>
      </w:r>
      <w:r w:rsidRPr="00500E55">
        <w:rPr>
          <w:rFonts w:ascii="PT Serif" w:hAnsi="PT Serif" w:cs="Times New Roman"/>
          <w:sz w:val="20"/>
          <w:szCs w:val="20"/>
        </w:rPr>
        <w:t xml:space="preserve"> a Petri dish (ø = </w:t>
      </w:r>
      <w:r w:rsidR="002508CE" w:rsidRPr="00500E55">
        <w:rPr>
          <w:rFonts w:ascii="PT Serif" w:hAnsi="PT Serif" w:cs="Times New Roman"/>
          <w:sz w:val="20"/>
          <w:szCs w:val="20"/>
        </w:rPr>
        <w:t>150</w:t>
      </w:r>
      <w:r w:rsidRPr="00500E55">
        <w:rPr>
          <w:rFonts w:ascii="PT Serif" w:hAnsi="PT Serif" w:cs="Times New Roman"/>
          <w:sz w:val="20"/>
          <w:szCs w:val="20"/>
        </w:rPr>
        <w:t xml:space="preserve"> mm) </w:t>
      </w:r>
      <w:r w:rsidR="00EC4CC4">
        <w:rPr>
          <w:rFonts w:ascii="PT Serif" w:hAnsi="PT Serif" w:cs="Times New Roman"/>
          <w:sz w:val="20"/>
          <w:szCs w:val="20"/>
        </w:rPr>
        <w:t xml:space="preserve">filled </w:t>
      </w:r>
      <w:r w:rsidRPr="00500E55">
        <w:rPr>
          <w:rFonts w:ascii="PT Serif" w:hAnsi="PT Serif" w:cs="Times New Roman"/>
          <w:sz w:val="20"/>
          <w:szCs w:val="20"/>
        </w:rPr>
        <w:t>with moiste</w:t>
      </w:r>
      <w:r w:rsidRPr="00374CA1">
        <w:rPr>
          <w:rFonts w:ascii="PT Serif" w:hAnsi="PT Serif" w:cs="Times New Roman"/>
          <w:sz w:val="20"/>
          <w:szCs w:val="20"/>
        </w:rPr>
        <w:t>ned plaster. The Petri dish had a clear lid during observations. A video camera</w:t>
      </w:r>
      <w:r w:rsidR="002508CE" w:rsidRPr="00374CA1">
        <w:rPr>
          <w:rFonts w:ascii="PT Serif" w:hAnsi="PT Serif" w:cs="Times New Roman"/>
          <w:sz w:val="20"/>
          <w:szCs w:val="20"/>
        </w:rPr>
        <w:t xml:space="preserve"> (</w:t>
      </w:r>
      <w:ins w:id="155" w:author="Sang Bin Lee" w:date="2024-03-01T10:59:00Z">
        <w:r w:rsidR="00523845" w:rsidRPr="00374CA1">
          <w:rPr>
            <w:rFonts w:ascii="PT Serif" w:hAnsi="PT Serif" w:cs="Times New Roman"/>
            <w:sz w:val="20"/>
            <w:szCs w:val="20"/>
            <w:rPrChange w:id="156" w:author="Nobuaki Mizumoto [2]" w:date="2024-03-02T06:26:00Z">
              <w:rPr>
                <w:rFonts w:ascii="PT Serif" w:hAnsi="PT Serif" w:cs="Times New Roman"/>
                <w:color w:val="FF0000"/>
                <w:sz w:val="20"/>
                <w:szCs w:val="20"/>
              </w:rPr>
            </w:rPrChange>
          </w:rPr>
          <w:t>HC</w:t>
        </w:r>
      </w:ins>
      <w:ins w:id="157" w:author="Sang Bin Lee" w:date="2024-03-02T03:40:00Z">
        <w:r w:rsidR="00B72A5B" w:rsidRPr="00374CA1">
          <w:rPr>
            <w:rFonts w:ascii="PT Serif" w:hAnsi="PT Serif" w:cs="Times New Roman"/>
            <w:sz w:val="20"/>
            <w:szCs w:val="20"/>
            <w:rPrChange w:id="158" w:author="Nobuaki Mizumoto [2]" w:date="2024-03-02T06:26:00Z">
              <w:rPr>
                <w:rFonts w:ascii="PT Serif" w:hAnsi="PT Serif" w:cs="Times New Roman"/>
                <w:color w:val="FF0000"/>
                <w:sz w:val="20"/>
                <w:szCs w:val="20"/>
              </w:rPr>
            </w:rPrChange>
          </w:rPr>
          <w:t>-</w:t>
        </w:r>
      </w:ins>
      <w:ins w:id="159" w:author="Sang Bin Lee" w:date="2024-03-01T10:59:00Z">
        <w:r w:rsidR="00523845" w:rsidRPr="00374CA1">
          <w:rPr>
            <w:rFonts w:ascii="PT Serif" w:hAnsi="PT Serif" w:cs="Times New Roman"/>
            <w:sz w:val="20"/>
            <w:szCs w:val="20"/>
            <w:rPrChange w:id="160" w:author="Nobuaki Mizumoto [2]" w:date="2024-03-02T06:26:00Z">
              <w:rPr>
                <w:rFonts w:ascii="PT Serif" w:hAnsi="PT Serif" w:cs="Times New Roman"/>
                <w:color w:val="FF0000"/>
                <w:sz w:val="20"/>
                <w:szCs w:val="20"/>
              </w:rPr>
            </w:rPrChange>
          </w:rPr>
          <w:t>V770, Panasonic, Osaka, Japan</w:t>
        </w:r>
      </w:ins>
      <w:ins w:id="161" w:author="Nobuaki Mizumoto [2]" w:date="2024-03-02T06:26:00Z">
        <w:r w:rsidR="00374CA1" w:rsidRPr="00374CA1">
          <w:rPr>
            <w:rFonts w:ascii="PT Serif" w:hAnsi="PT Serif" w:cs="Times New Roman"/>
            <w:sz w:val="20"/>
            <w:szCs w:val="20"/>
            <w:rPrChange w:id="162" w:author="Nobuaki Mizumoto [2]" w:date="2024-03-02T06:26:00Z">
              <w:rPr>
                <w:rFonts w:ascii="PT Serif" w:hAnsi="PT Serif" w:cs="Times New Roman"/>
                <w:color w:val="FF0000"/>
                <w:sz w:val="20"/>
                <w:szCs w:val="20"/>
              </w:rPr>
            </w:rPrChange>
          </w:rPr>
          <w:t>)</w:t>
        </w:r>
      </w:ins>
      <w:del w:id="163" w:author="Sang Bin Lee" w:date="2024-03-01T10:59:00Z">
        <w:r w:rsidR="002508CE" w:rsidRPr="00374CA1" w:rsidDel="00523845">
          <w:rPr>
            <w:rFonts w:ascii="PT Serif" w:hAnsi="PT Serif" w:cs="Times New Roman"/>
            <w:sz w:val="20"/>
            <w:szCs w:val="20"/>
            <w:rPrChange w:id="164" w:author="Nobuaki Mizumoto [2]" w:date="2024-03-02T06:26:00Z">
              <w:rPr>
                <w:rFonts w:ascii="PT Serif" w:hAnsi="PT Serif" w:cs="Times New Roman"/>
                <w:color w:val="FF0000"/>
                <w:sz w:val="20"/>
                <w:szCs w:val="20"/>
              </w:rPr>
            </w:rPrChange>
          </w:rPr>
          <w:delText>XXX</w:delText>
        </w:r>
        <w:r w:rsidR="002508CE" w:rsidRPr="00374CA1" w:rsidDel="00523845">
          <w:rPr>
            <w:rFonts w:ascii="PT Serif" w:hAnsi="PT Serif" w:cs="Times New Roman"/>
            <w:sz w:val="20"/>
            <w:szCs w:val="20"/>
          </w:rPr>
          <w:delText>)</w:delText>
        </w:r>
      </w:del>
      <w:r w:rsidRPr="00374CA1">
        <w:rPr>
          <w:rFonts w:ascii="PT Serif" w:hAnsi="PT Serif" w:cs="Times New Roman"/>
          <w:sz w:val="20"/>
          <w:szCs w:val="20"/>
        </w:rPr>
        <w:t xml:space="preserve"> </w:t>
      </w:r>
      <w:r w:rsidRPr="00500E55">
        <w:rPr>
          <w:rFonts w:ascii="PT Serif" w:hAnsi="PT Serif" w:cs="Times New Roman"/>
          <w:sz w:val="20"/>
          <w:szCs w:val="20"/>
        </w:rPr>
        <w:t xml:space="preserve">above the arena was adjusted so that the arena filled the camera frame. </w:t>
      </w:r>
      <w:r w:rsidR="004111BC" w:rsidRPr="00500E55">
        <w:rPr>
          <w:rFonts w:ascii="PT Serif" w:hAnsi="PT Serif" w:cs="Times New Roman"/>
          <w:sz w:val="20"/>
          <w:szCs w:val="20"/>
        </w:rPr>
        <w:t xml:space="preserve">We introduced a pair </w:t>
      </w:r>
      <w:r w:rsidR="00E916BB" w:rsidRPr="00500E55">
        <w:rPr>
          <w:rFonts w:ascii="PT Serif" w:hAnsi="PT Serif" w:cs="Times New Roman"/>
          <w:sz w:val="20"/>
          <w:szCs w:val="20"/>
        </w:rPr>
        <w:t>of termites</w:t>
      </w:r>
      <w:r w:rsidR="004111BC" w:rsidRPr="00500E55">
        <w:rPr>
          <w:rFonts w:ascii="PT Serif" w:hAnsi="PT Serif" w:cs="Times New Roman"/>
          <w:sz w:val="20"/>
          <w:szCs w:val="20"/>
        </w:rPr>
        <w:t xml:space="preserve"> into the arena. Each pair was recorded for 30 minutes in 30 frames per second (FPS). </w:t>
      </w:r>
      <w:r w:rsidR="00EC4CC4">
        <w:rPr>
          <w:rFonts w:ascii="PT Serif" w:hAnsi="PT Serif" w:cs="Times New Roman"/>
          <w:sz w:val="20"/>
          <w:szCs w:val="20"/>
        </w:rPr>
        <w:t>W</w:t>
      </w:r>
      <w:r w:rsidR="004111BC" w:rsidRPr="00500E55">
        <w:rPr>
          <w:rFonts w:ascii="PT Serif" w:hAnsi="PT Serif" w:cs="Times New Roman"/>
          <w:sz w:val="20"/>
          <w:szCs w:val="20"/>
        </w:rPr>
        <w:t xml:space="preserve">e obtained </w:t>
      </w:r>
      <w:r w:rsidR="008E1A7A" w:rsidRPr="00500E55">
        <w:rPr>
          <w:rFonts w:ascii="PT Serif" w:hAnsi="PT Serif" w:cs="Times New Roman"/>
          <w:sz w:val="20"/>
          <w:szCs w:val="20"/>
        </w:rPr>
        <w:t>49</w:t>
      </w:r>
      <w:r w:rsidR="004111BC" w:rsidRPr="00500E55">
        <w:rPr>
          <w:rFonts w:ascii="PT Serif" w:hAnsi="PT Serif" w:cs="Times New Roman"/>
          <w:sz w:val="20"/>
          <w:szCs w:val="20"/>
        </w:rPr>
        <w:t xml:space="preserve">, </w:t>
      </w:r>
      <w:r w:rsidR="008E1A7A" w:rsidRPr="00500E55">
        <w:rPr>
          <w:rFonts w:ascii="PT Serif" w:hAnsi="PT Serif" w:cs="Times New Roman"/>
          <w:sz w:val="20"/>
          <w:szCs w:val="20"/>
        </w:rPr>
        <w:t>61</w:t>
      </w:r>
      <w:r w:rsidR="004111BC" w:rsidRPr="00500E55">
        <w:rPr>
          <w:rFonts w:ascii="PT Serif" w:hAnsi="PT Serif" w:cs="Times New Roman"/>
          <w:sz w:val="20"/>
          <w:szCs w:val="20"/>
        </w:rPr>
        <w:t xml:space="preserve">, and </w:t>
      </w:r>
      <w:r w:rsidR="008E1A7A" w:rsidRPr="00500E55">
        <w:rPr>
          <w:rFonts w:ascii="PT Serif" w:hAnsi="PT Serif" w:cs="Times New Roman"/>
          <w:sz w:val="20"/>
          <w:szCs w:val="20"/>
        </w:rPr>
        <w:t>44</w:t>
      </w:r>
      <w:r w:rsidR="004111BC" w:rsidRPr="00500E55">
        <w:rPr>
          <w:rFonts w:ascii="PT Serif" w:hAnsi="PT Serif" w:cs="Times New Roman"/>
          <w:sz w:val="20"/>
          <w:szCs w:val="20"/>
        </w:rPr>
        <w:t xml:space="preserve"> videos for female-male, female-female, and male-male in </w:t>
      </w:r>
      <w:r w:rsidR="004111BC" w:rsidRPr="00500E55">
        <w:rPr>
          <w:rFonts w:ascii="PT Serif" w:hAnsi="PT Serif" w:cs="Times New Roman"/>
          <w:i/>
          <w:iCs/>
          <w:sz w:val="20"/>
          <w:szCs w:val="20"/>
        </w:rPr>
        <w:t>C. formosanus</w:t>
      </w:r>
      <w:r w:rsidR="00EC4CC4">
        <w:rPr>
          <w:rFonts w:ascii="PT Serif" w:hAnsi="PT Serif" w:cs="Times New Roman"/>
          <w:sz w:val="20"/>
          <w:szCs w:val="20"/>
        </w:rPr>
        <w:t>,</w:t>
      </w:r>
      <w:r w:rsidR="004111BC" w:rsidRPr="00500E55">
        <w:rPr>
          <w:rFonts w:ascii="PT Serif" w:hAnsi="PT Serif" w:cs="Times New Roman"/>
          <w:sz w:val="20"/>
          <w:szCs w:val="20"/>
        </w:rPr>
        <w:t xml:space="preserve"> and </w:t>
      </w:r>
      <w:r w:rsidR="008E1A7A" w:rsidRPr="00500E55">
        <w:rPr>
          <w:rFonts w:ascii="PT Serif" w:hAnsi="PT Serif" w:cs="Times New Roman"/>
          <w:sz w:val="20"/>
          <w:szCs w:val="20"/>
        </w:rPr>
        <w:t>40</w:t>
      </w:r>
      <w:r w:rsidR="004111BC" w:rsidRPr="00500E55">
        <w:rPr>
          <w:rFonts w:ascii="PT Serif" w:hAnsi="PT Serif" w:cs="Times New Roman"/>
          <w:sz w:val="20"/>
          <w:szCs w:val="20"/>
        </w:rPr>
        <w:t xml:space="preserve">, </w:t>
      </w:r>
      <w:r w:rsidR="008E1A7A" w:rsidRPr="00500E55">
        <w:rPr>
          <w:rFonts w:ascii="PT Serif" w:hAnsi="PT Serif" w:cs="Times New Roman"/>
          <w:sz w:val="20"/>
          <w:szCs w:val="20"/>
        </w:rPr>
        <w:t>40</w:t>
      </w:r>
      <w:r w:rsidR="004111BC" w:rsidRPr="00500E55">
        <w:rPr>
          <w:rFonts w:ascii="PT Serif" w:hAnsi="PT Serif" w:cs="Times New Roman"/>
          <w:sz w:val="20"/>
          <w:szCs w:val="20"/>
        </w:rPr>
        <w:t xml:space="preserve">, and </w:t>
      </w:r>
      <w:r w:rsidR="008E1A7A" w:rsidRPr="00500E55">
        <w:rPr>
          <w:rFonts w:ascii="PT Serif" w:hAnsi="PT Serif" w:cs="Times New Roman"/>
          <w:sz w:val="20"/>
          <w:szCs w:val="20"/>
        </w:rPr>
        <w:t>45</w:t>
      </w:r>
      <w:r w:rsidR="004111BC" w:rsidRPr="00500E55">
        <w:rPr>
          <w:rFonts w:ascii="PT Serif" w:hAnsi="PT Serif" w:cs="Times New Roman"/>
          <w:sz w:val="20"/>
          <w:szCs w:val="20"/>
        </w:rPr>
        <w:t xml:space="preserve"> videos in </w:t>
      </w:r>
      <w:r w:rsidR="004111BC" w:rsidRPr="00500E55">
        <w:rPr>
          <w:rFonts w:ascii="PT Serif" w:hAnsi="PT Serif" w:cs="Times New Roman"/>
          <w:i/>
          <w:iCs/>
          <w:sz w:val="20"/>
          <w:szCs w:val="20"/>
        </w:rPr>
        <w:t>C. gestroi</w:t>
      </w:r>
      <w:r w:rsidR="004111BC" w:rsidRPr="00500E55">
        <w:rPr>
          <w:rFonts w:ascii="PT Serif" w:hAnsi="PT Serif" w:cs="Times New Roman"/>
          <w:sz w:val="20"/>
          <w:szCs w:val="20"/>
        </w:rPr>
        <w:t xml:space="preserve">. </w:t>
      </w:r>
      <w:r w:rsidRPr="00500E55">
        <w:rPr>
          <w:rFonts w:ascii="PT Serif" w:hAnsi="PT Serif" w:cs="Times New Roman"/>
          <w:sz w:val="20"/>
          <w:szCs w:val="20"/>
        </w:rPr>
        <w:t>We extracted the coordinates of</w:t>
      </w:r>
      <w:r w:rsidR="005C14C2" w:rsidRPr="00500E55">
        <w:rPr>
          <w:rFonts w:ascii="PT Serif" w:hAnsi="PT Serif" w:cs="Times New Roman"/>
          <w:sz w:val="20"/>
          <w:szCs w:val="20"/>
        </w:rPr>
        <w:t xml:space="preserve"> the centroids of</w:t>
      </w:r>
      <w:r w:rsidRPr="00500E55">
        <w:rPr>
          <w:rFonts w:ascii="PT Serif" w:hAnsi="PT Serif" w:cs="Times New Roman"/>
          <w:sz w:val="20"/>
          <w:szCs w:val="20"/>
        </w:rPr>
        <w:t xml:space="preserve"> termite movements from all obtained video</w:t>
      </w:r>
      <w:r w:rsidR="00EC4CC4">
        <w:rPr>
          <w:rFonts w:ascii="PT Serif" w:hAnsi="PT Serif" w:cs="Times New Roman"/>
          <w:sz w:val="20"/>
          <w:szCs w:val="20"/>
        </w:rPr>
        <w:t>s</w:t>
      </w:r>
      <w:r w:rsidRPr="00500E55">
        <w:rPr>
          <w:rFonts w:ascii="PT Serif" w:hAnsi="PT Serif" w:cs="Times New Roman"/>
          <w:sz w:val="20"/>
          <w:szCs w:val="20"/>
        </w:rPr>
        <w:t xml:space="preserve"> using the video-tracking system </w:t>
      </w:r>
      <w:proofErr w:type="spellStart"/>
      <w:r w:rsidRPr="00500E55">
        <w:rPr>
          <w:rFonts w:ascii="PT Serif" w:hAnsi="PT Serif" w:cs="Times New Roman"/>
          <w:sz w:val="20"/>
          <w:szCs w:val="20"/>
        </w:rPr>
        <w:t>UMATracker</w:t>
      </w:r>
      <w:proofErr w:type="spellEnd"/>
      <w:r w:rsidRPr="00500E55">
        <w:rPr>
          <w:rFonts w:ascii="PT Serif" w:hAnsi="PT Serif" w:cs="Times New Roman"/>
          <w:sz w:val="20"/>
          <w:szCs w:val="20"/>
        </w:rPr>
        <w:t xml:space="preserve"> </w:t>
      </w:r>
      <w:r w:rsidR="002508CE" w:rsidRPr="00500E55">
        <w:rPr>
          <w:rFonts w:ascii="PT Serif" w:hAnsi="PT Serif" w:cs="Times New Roman"/>
          <w:sz w:val="20"/>
          <w:szCs w:val="20"/>
        </w:rPr>
        <w:fldChar w:fldCharType="begin"/>
      </w:r>
      <w:r w:rsidR="00374CA1">
        <w:rPr>
          <w:rFonts w:ascii="PT Serif" w:hAnsi="PT Serif" w:cs="Times New Roman"/>
          <w:sz w:val="20"/>
          <w:szCs w:val="20"/>
        </w:rPr>
        <w:instrText xml:space="preserve"> ADDIN ZOTERO_ITEM CSL_CITATION {"citationID":"r6c5V9n0","properties":{"formattedCitation":"[20]","plainCitation":"[20]","noteIndex":0},"citationItems":[{"id":1552,"uris":["http://zotero.org/users/9949769/items/SW86GF54"],"itemData":{"id":1552,"type":"article-journal","abstract":"Image-based tracking software are regarded as valuable tools in collective animal behaviour studies. For such operations, image preprocessing is a prerequisite, and the users are required to build an appropriate image-processing pipeline for extracting the shape of animals. Even if the users successfully design an image-processing pipeline, unexpected noise in the video frame may significantly reduce the tracking accuracy in the tracking step. To address these issues, we propose UMATracker (Useful Multiple Animal Tracker), which supports flexible image preprocessing by visual programming, multiple tracking algorithms and a manual tracking error-correction system. UMATracker employs a visual programming user interface, wherein the user can intuitively design an image-processing pipeline. Moreover, the software also enables the user to visualize the effect of image processing. We implement four different tracking algorithms to enable the users to choose the most suitable algorithm. In addition, UMATracker provides a manual correction tool for identifying and correcting tracking errors.","container-title":"Journal of Experimental Biology","DOI":"10.1242/jeb.182469","ISSN":"00220949","issue":"16","page":"1-24","title":"UMATracker: An intuitive image-based tracking platform","volume":"221","author":[{"family":"Yamanaka","given":"Osamu"},{"family":"Takeuchi","given":"Rito"}],"issued":{"date-parts":[["2018"]]}}}],"schema":"https://github.com/citation-style-language/schema/raw/master/csl-citation.json"} </w:instrText>
      </w:r>
      <w:r w:rsidR="002508CE" w:rsidRPr="00500E55">
        <w:rPr>
          <w:rFonts w:ascii="PT Serif" w:hAnsi="PT Serif" w:cs="Times New Roman"/>
          <w:sz w:val="20"/>
          <w:szCs w:val="20"/>
        </w:rPr>
        <w:fldChar w:fldCharType="separate"/>
      </w:r>
      <w:r w:rsidR="00374CA1" w:rsidRPr="00374CA1">
        <w:rPr>
          <w:rFonts w:ascii="PT Serif" w:hAnsi="PT Serif"/>
          <w:sz w:val="20"/>
        </w:rPr>
        <w:t>[20]</w:t>
      </w:r>
      <w:r w:rsidR="002508CE" w:rsidRPr="00500E55">
        <w:rPr>
          <w:rFonts w:ascii="PT Serif" w:hAnsi="PT Serif" w:cs="Times New Roman"/>
          <w:sz w:val="20"/>
          <w:szCs w:val="20"/>
        </w:rPr>
        <w:fldChar w:fldCharType="end"/>
      </w:r>
      <w:r w:rsidRPr="00500E55">
        <w:rPr>
          <w:rFonts w:ascii="PT Serif" w:hAnsi="PT Serif" w:cs="Times New Roman"/>
          <w:sz w:val="20"/>
          <w:szCs w:val="20"/>
        </w:rPr>
        <w:t xml:space="preserve">. </w:t>
      </w:r>
      <w:r w:rsidR="004111BC" w:rsidRPr="00500E55">
        <w:rPr>
          <w:rFonts w:ascii="PT Serif" w:hAnsi="PT Serif" w:cs="Times New Roman"/>
          <w:sz w:val="20"/>
          <w:szCs w:val="20"/>
        </w:rPr>
        <w:t xml:space="preserve">We </w:t>
      </w:r>
      <w:proofErr w:type="gramStart"/>
      <w:r w:rsidR="008E1A7A" w:rsidRPr="00500E55">
        <w:rPr>
          <w:rFonts w:ascii="PT Serif" w:hAnsi="PT Serif" w:cs="Times New Roman"/>
          <w:sz w:val="20"/>
          <w:szCs w:val="20"/>
        </w:rPr>
        <w:t>down</w:t>
      </w:r>
      <w:r w:rsidR="00EC4CC4">
        <w:rPr>
          <w:rFonts w:ascii="PT Serif" w:hAnsi="PT Serif" w:cs="Times New Roman"/>
          <w:sz w:val="20"/>
          <w:szCs w:val="20"/>
        </w:rPr>
        <w:t>-</w:t>
      </w:r>
      <w:r w:rsidR="008E1A7A" w:rsidRPr="00500E55">
        <w:rPr>
          <w:rFonts w:ascii="PT Serif" w:hAnsi="PT Serif" w:cs="Times New Roman"/>
          <w:sz w:val="20"/>
          <w:szCs w:val="20"/>
        </w:rPr>
        <w:t>sampled</w:t>
      </w:r>
      <w:proofErr w:type="gramEnd"/>
      <w:r w:rsidR="004111BC" w:rsidRPr="00500E55">
        <w:rPr>
          <w:rFonts w:ascii="PT Serif" w:hAnsi="PT Serif" w:cs="Times New Roman"/>
          <w:sz w:val="20"/>
          <w:szCs w:val="20"/>
        </w:rPr>
        <w:t xml:space="preserve"> all </w:t>
      </w:r>
      <w:r w:rsidR="008E1A7A" w:rsidRPr="00500E55">
        <w:rPr>
          <w:rFonts w:ascii="PT Serif" w:hAnsi="PT Serif" w:cs="Times New Roman"/>
          <w:sz w:val="20"/>
          <w:szCs w:val="20"/>
        </w:rPr>
        <w:t>coordinates</w:t>
      </w:r>
      <w:r w:rsidR="004111BC" w:rsidRPr="00500E55">
        <w:rPr>
          <w:rFonts w:ascii="PT Serif" w:hAnsi="PT Serif" w:cs="Times New Roman"/>
          <w:sz w:val="20"/>
          <w:szCs w:val="20"/>
        </w:rPr>
        <w:t xml:space="preserve"> to a rate of five FPS for subsequent analyses. </w:t>
      </w:r>
      <w:r w:rsidR="008E1A7A" w:rsidRPr="00500E55">
        <w:rPr>
          <w:rFonts w:ascii="PT Serif" w:hAnsi="PT Serif" w:cs="Times New Roman"/>
          <w:sz w:val="20"/>
          <w:szCs w:val="20"/>
        </w:rPr>
        <w:t xml:space="preserve">We measured the diameter of </w:t>
      </w:r>
      <w:r w:rsidR="00EC4CC4">
        <w:rPr>
          <w:rFonts w:ascii="PT Serif" w:hAnsi="PT Serif" w:cs="Times New Roman"/>
          <w:sz w:val="20"/>
          <w:szCs w:val="20"/>
        </w:rPr>
        <w:t xml:space="preserve">the </w:t>
      </w:r>
      <w:r w:rsidR="008E1A7A" w:rsidRPr="00500E55">
        <w:rPr>
          <w:rFonts w:ascii="PT Serif" w:hAnsi="PT Serif" w:cs="Times New Roman"/>
          <w:sz w:val="20"/>
          <w:szCs w:val="20"/>
        </w:rPr>
        <w:t>dish and body length of two termites in pixel</w:t>
      </w:r>
      <w:r w:rsidR="00EC4CC4">
        <w:rPr>
          <w:rFonts w:ascii="PT Serif" w:hAnsi="PT Serif" w:cs="Times New Roman"/>
          <w:sz w:val="20"/>
          <w:szCs w:val="20"/>
        </w:rPr>
        <w:t>s</w:t>
      </w:r>
      <w:r w:rsidR="008E1A7A" w:rsidRPr="00500E55">
        <w:rPr>
          <w:rFonts w:ascii="PT Serif" w:hAnsi="PT Serif" w:cs="Times New Roman"/>
          <w:sz w:val="20"/>
          <w:szCs w:val="20"/>
        </w:rPr>
        <w:t xml:space="preserve"> for each video using a </w:t>
      </w:r>
      <w:r w:rsidR="00EC4CC4">
        <w:rPr>
          <w:rFonts w:ascii="PT Serif" w:hAnsi="PT Serif" w:cs="Times New Roman"/>
          <w:sz w:val="20"/>
          <w:szCs w:val="20"/>
        </w:rPr>
        <w:t>P</w:t>
      </w:r>
      <w:r w:rsidR="008E1A7A" w:rsidRPr="00500E55">
        <w:rPr>
          <w:rFonts w:ascii="PT Serif" w:hAnsi="PT Serif" w:cs="Times New Roman"/>
          <w:sz w:val="20"/>
          <w:szCs w:val="20"/>
        </w:rPr>
        <w:t xml:space="preserve">ython </w:t>
      </w:r>
      <w:r w:rsidR="008E1A7A" w:rsidRPr="00DC5C7D">
        <w:rPr>
          <w:rFonts w:ascii="PT Serif" w:hAnsi="PT Serif" w:cs="Times New Roman"/>
          <w:sz w:val="20"/>
          <w:szCs w:val="20"/>
        </w:rPr>
        <w:t>program</w:t>
      </w:r>
      <w:r w:rsidR="00EC4CC4">
        <w:rPr>
          <w:rFonts w:ascii="PT Serif" w:hAnsi="PT Serif" w:cs="Times New Roman"/>
          <w:sz w:val="20"/>
          <w:szCs w:val="20"/>
        </w:rPr>
        <w:t>.</w:t>
      </w:r>
    </w:p>
    <w:p w14:paraId="6C647CF6" w14:textId="77777777" w:rsidR="004111BC" w:rsidRPr="00500E55" w:rsidRDefault="004111BC" w:rsidP="004111BC">
      <w:pPr>
        <w:snapToGrid w:val="0"/>
        <w:spacing w:after="0" w:line="240" w:lineRule="auto"/>
        <w:jc w:val="both"/>
        <w:rPr>
          <w:rFonts w:ascii="PT Serif" w:hAnsi="PT Serif" w:cs="Times New Roman"/>
          <w:sz w:val="20"/>
          <w:szCs w:val="20"/>
        </w:rPr>
      </w:pPr>
    </w:p>
    <w:p w14:paraId="1738F434" w14:textId="7CBAD194" w:rsidR="004111BC" w:rsidRPr="00500E55" w:rsidRDefault="004111BC" w:rsidP="004111BC">
      <w:pPr>
        <w:snapToGrid w:val="0"/>
        <w:spacing w:after="0" w:line="240" w:lineRule="auto"/>
        <w:jc w:val="both"/>
        <w:rPr>
          <w:rFonts w:ascii="PT Serif" w:hAnsi="PT Serif" w:cs="Times New Roman"/>
          <w:i/>
          <w:iCs/>
          <w:sz w:val="20"/>
          <w:szCs w:val="20"/>
        </w:rPr>
      </w:pPr>
      <w:r w:rsidRPr="00500E55">
        <w:rPr>
          <w:rFonts w:ascii="PT Serif" w:hAnsi="PT Serif" w:cs="Times New Roman"/>
          <w:i/>
          <w:iCs/>
          <w:sz w:val="20"/>
          <w:szCs w:val="20"/>
        </w:rPr>
        <w:t>Tandem analysis</w:t>
      </w:r>
    </w:p>
    <w:p w14:paraId="0CF6D468" w14:textId="1BF11816" w:rsidR="005C14C2" w:rsidRPr="00500E55" w:rsidRDefault="004111BC" w:rsidP="005C14C2">
      <w:pPr>
        <w:snapToGrid w:val="0"/>
        <w:spacing w:after="0" w:line="240" w:lineRule="auto"/>
        <w:ind w:firstLine="720"/>
        <w:jc w:val="both"/>
        <w:rPr>
          <w:rFonts w:ascii="PT Serif" w:hAnsi="PT Serif" w:cs="Times New Roman"/>
          <w:sz w:val="20"/>
          <w:szCs w:val="20"/>
        </w:rPr>
      </w:pPr>
      <w:r w:rsidRPr="00500E55">
        <w:rPr>
          <w:rFonts w:ascii="PT Serif" w:hAnsi="PT Serif" w:cs="Times New Roman"/>
          <w:sz w:val="20"/>
          <w:szCs w:val="20"/>
        </w:rPr>
        <w:lastRenderedPageBreak/>
        <w:t>To compare the duration of tandem run</w:t>
      </w:r>
      <w:r w:rsidR="00EC4CC4">
        <w:rPr>
          <w:rFonts w:ascii="PT Serif" w:hAnsi="PT Serif" w:cs="Times New Roman"/>
          <w:sz w:val="20"/>
          <w:szCs w:val="20"/>
        </w:rPr>
        <w:t>s</w:t>
      </w:r>
      <w:r w:rsidRPr="00500E55">
        <w:rPr>
          <w:rFonts w:ascii="PT Serif" w:hAnsi="PT Serif" w:cs="Times New Roman"/>
          <w:sz w:val="20"/>
          <w:szCs w:val="20"/>
        </w:rPr>
        <w:t xml:space="preserve"> between pair combinations and species, we automatically </w:t>
      </w:r>
      <w:r w:rsidR="008E1A7A" w:rsidRPr="00500E55">
        <w:rPr>
          <w:rFonts w:ascii="PT Serif" w:hAnsi="PT Serif" w:cs="Times New Roman"/>
          <w:sz w:val="20"/>
          <w:szCs w:val="20"/>
        </w:rPr>
        <w:t xml:space="preserve">determined </w:t>
      </w:r>
      <w:r w:rsidR="005C14C2" w:rsidRPr="00500E55">
        <w:rPr>
          <w:rFonts w:ascii="PT Serif" w:hAnsi="PT Serif" w:cs="Times New Roman"/>
          <w:sz w:val="20"/>
          <w:szCs w:val="20"/>
        </w:rPr>
        <w:t xml:space="preserve">that pairs were in tandem when the distance between their centroids was within the sum of their body length. This simplest threshold is used in a previous study </w:t>
      </w:r>
      <w:r w:rsidR="005C14C2" w:rsidRPr="00500E55">
        <w:rPr>
          <w:rFonts w:ascii="PT Serif" w:hAnsi="PT Serif" w:cs="Times New Roman"/>
          <w:sz w:val="20"/>
          <w:szCs w:val="20"/>
        </w:rPr>
        <w:fldChar w:fldCharType="begin"/>
      </w:r>
      <w:r w:rsidR="00374CA1">
        <w:rPr>
          <w:rFonts w:ascii="PT Serif" w:hAnsi="PT Serif" w:cs="Times New Roman"/>
          <w:sz w:val="20"/>
          <w:szCs w:val="20"/>
        </w:rPr>
        <w:instrText xml:space="preserve"> ADDIN ZOTERO_ITEM CSL_CITATION {"citationID":"wuhWUHTg","properties":{"formattedCitation":"[21]","plainCitation":"[21]","noteIndex":0},"citationItems":[{"id":3446,"uris":["http://zotero.org/users/9949769/items/NVD4IYHC"],"itemData":{"id":3446,"type":"article-journal","abstract":"Behavioral correlations over time are an essential but often neglected aspect of interactions among animals. These correlations pose a challenge to current methods, which can collect data at high frequency but lack effective means to analyze complex series of interactions. Experimental manipulations can readily decode short-term stimulus-and-response relationships, but they face difficulties with those that evolve over intermediate time scales. In these scenarios, non-invasive information-theoretic tools have the potential to transform the way in which causal interactions are revealed in behavioral ecology. Here we show that simultaneous observation of the flow of different types of information between subjects can reveal the communication protocols that guide complex social interactions over time. We demonstrate this approach by comparing tandem running in ants and termites. This behavior involves prolonged mutual signaling between the leader and follower of a pair as they walk through the environment. Although the signals in the two taxa are very similar when viewed at short time scales, they serve different purposes, with ants using them to transmit navigational information, and termites only to maintain cohesion of a mated pair. By separately analyzing information on direction and motion, we showed unidirectional information flow from leader to follower in termites, but bidirectional flow in ants, consistent with the follower ant using acknowledgement signals to regulate the flow of directional information from the leader. These results show the promise of information theory to uncover hidden signaling pathways and to offer a common language for comparisons across a wide taxonomic range.","container-title":"eLife","DOI":"10.7554/eLife.55395","license":"All rights reserved","page":"e55395","title":"Revealing the structure of information flows discriminates similar animal social behaviors","volume":"9","author":[{"family":"Valentini","given":"Gabriele"},{"family":"Mizumoto","given":"Nobuaki"},{"family":"Pratt","given":"Stephen C."},{"family":"Pavlic","given":"Theodore P."},{"family":"Walker","given":"Sara Imari"}],"issued":{"date-parts":[["2020"]]}}}],"schema":"https://github.com/citation-style-language/schema/raw/master/csl-citation.json"} </w:instrText>
      </w:r>
      <w:r w:rsidR="005C14C2" w:rsidRPr="00500E55">
        <w:rPr>
          <w:rFonts w:ascii="PT Serif" w:hAnsi="PT Serif" w:cs="Times New Roman"/>
          <w:sz w:val="20"/>
          <w:szCs w:val="20"/>
        </w:rPr>
        <w:fldChar w:fldCharType="separate"/>
      </w:r>
      <w:r w:rsidR="00374CA1" w:rsidRPr="00374CA1">
        <w:rPr>
          <w:rFonts w:ascii="PT Serif" w:hAnsi="PT Serif"/>
          <w:sz w:val="20"/>
        </w:rPr>
        <w:t>[21]</w:t>
      </w:r>
      <w:r w:rsidR="005C14C2" w:rsidRPr="00500E55">
        <w:rPr>
          <w:rFonts w:ascii="PT Serif" w:hAnsi="PT Serif" w:cs="Times New Roman"/>
          <w:sz w:val="20"/>
          <w:szCs w:val="20"/>
        </w:rPr>
        <w:fldChar w:fldCharType="end"/>
      </w:r>
      <w:r w:rsidR="005C14C2" w:rsidRPr="00500E55">
        <w:rPr>
          <w:rFonts w:ascii="PT Serif" w:hAnsi="PT Serif" w:cs="Times New Roman"/>
          <w:sz w:val="20"/>
          <w:szCs w:val="20"/>
        </w:rPr>
        <w:t xml:space="preserve">, and using other complex definitions (e.g., </w:t>
      </w:r>
      <w:r w:rsidRPr="00500E55">
        <w:rPr>
          <w:rFonts w:ascii="PT Serif" w:hAnsi="PT Serif" w:cs="Times New Roman"/>
          <w:sz w:val="20"/>
          <w:szCs w:val="20"/>
        </w:rPr>
        <w:fldChar w:fldCharType="begin"/>
      </w:r>
      <w:r w:rsidR="00374CA1">
        <w:rPr>
          <w:rFonts w:ascii="PT Serif" w:hAnsi="PT Serif" w:cs="Times New Roman"/>
          <w:sz w:val="20"/>
          <w:szCs w:val="20"/>
        </w:rPr>
        <w:instrText xml:space="preserve"> ADDIN ZOTERO_ITEM CSL_CITATION {"citationID":"RjU5EwBV","properties":{"formattedCitation":"[16\\uc0\\u8211{}18]","plainCitation":"[16–18]","noteIndex":0},"citationItems":[{"id":3472,"uris":["http://zotero.org/users/9949769/items/4Y2IM8RW"],"itemData":{"id":3472,"type":"article-journal","abstract":"In collective animal motion, coordination is often achieved by feedback between leaders and followers. For stable coordination, a leader's signals and a follower's responses are hypothesized to be attuned to each other. However, their roles are difficult to disentangle in species with highly coordinated movements, hiding potential diversity of behavioural mechanisms for collective behaviour. Here, we show that two Coptotermes termite species achieve a similar level of coordination via distinct sets of complementary leader-follower interactions. Even though C. gestroi females produce less pheromone than C. formosanus, tandem runs of both species were stable. Heterospecific pairs with C. gestroi males were also stable, but not those with C. formosanus males. We attributed this to the males' adaptation to the conspecific females; C. gestroi males have a unique capacity to follow females with small amounts of pheromone, while C. formosanus males reject C. gestroi females as unsuitable but are competitive over females with large amounts of pheromone. An information-theoretic analysis supported this conclusion by detecting information flow from female to male only in stable tandems. Our study highlights cryptic interspecific variation in movement coordination, a source of novelty for the evolution of social interactions.","container-title":"Proceedings of the Royal Society B: Biological Sciences","DOI":"10.1098/rspb.2021.0998","ISSN":"14712954","issue":"1954","license":"All rights reserved","note":"PMID: 34255998","page":"20210998","title":"Coordination of movement via complementary interactions of leaders and followers in termite mating pairs","volume":"288","author":[{"family":"Mizumoto","given":"Nobuaki"},{"family":"Lee","given":"Sang Bin"},{"family":"Valentini","given":"Gabriele"},{"family":"Chouvenc","given":"Thomas"},{"family":"Pratt","given":"Stephen C."}],"issued":{"date-parts":[["2021"]]}}},{"id":3460,"uris":["http://zotero.org/users/9949769/items/8NTY2R6I"],"itemData":{"id":3460,"type":"article-journal","abstract":"How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id":3289,"uris":["http://zotero.org/users/9949769/items/FZFVDHJA"],"itemData":{"id":3289,"type":"article-journal","abstract":"Parental care is a notable aspect of reproductive effort in many animals. The interaction between offspring begging and the parental feeding response is an important communication mechanism that regulates offspring food supply, and reducing the cost of superfluous begging is beneficial to both parents and offspring. Here we concluded that parents of the burying beetle Nicrophorus quadripunctatus inform their offspring of their preparation for provisioning by emitting “provisioning pheromone.” Female parents emitted an antimicrobial aromatic compound, 2-phenoxyethanol, in their regurgitation before provisioning, and this compound elicits begging behavior from their offspring. Furthermore, begging incurs growth and survival costs, and parents spent more than 85% of their time in close proximity to their offspring without provisioning. Therefore, it is suggested that limiting offspring begging during provisioning is beneficial to both parents and offspring. We report here a novel aspect of parent-offspring communication in family life.","container-title":"Journal of Animal Ecology","DOI":"10.1111/1365-2656.13320","ISSN":"0021-8790","license":"All rights reserved","page":"2542-2552","title":"Termite males enhance mating encounters by changing speed according to density","volume":"89","author":[{"family":"Mizumoto","given":"Nobuaki"},{"family":"Rizo","given":"Arturo"},{"family":"Pratt","given":"Stephen C."},{"family":"Chouvenc","given":"Thomas"}],"issued":{"date-parts":[["2020"]]}}}],"schema":"https://github.com/citation-style-language/schema/raw/master/csl-citation.json"} </w:instrText>
      </w:r>
      <w:r w:rsidRPr="00500E55">
        <w:rPr>
          <w:rFonts w:ascii="PT Serif" w:hAnsi="PT Serif" w:cs="Times New Roman"/>
          <w:sz w:val="20"/>
          <w:szCs w:val="20"/>
        </w:rPr>
        <w:fldChar w:fldCharType="separate"/>
      </w:r>
      <w:r w:rsidR="00DC5C7D" w:rsidRPr="00DC5C7D">
        <w:rPr>
          <w:rFonts w:ascii="PT Serif" w:hAnsi="PT Serif" w:cs="Times New Roman"/>
          <w:sz w:val="20"/>
        </w:rPr>
        <w:t>[16–18]</w:t>
      </w:r>
      <w:r w:rsidRPr="00500E55">
        <w:rPr>
          <w:rFonts w:ascii="PT Serif" w:hAnsi="PT Serif" w:cs="Times New Roman"/>
          <w:sz w:val="20"/>
          <w:szCs w:val="20"/>
        </w:rPr>
        <w:fldChar w:fldCharType="end"/>
      </w:r>
      <w:r w:rsidR="005C14C2" w:rsidRPr="00500E55">
        <w:rPr>
          <w:rFonts w:ascii="PT Serif" w:hAnsi="PT Serif" w:cs="Times New Roman"/>
          <w:sz w:val="20"/>
          <w:szCs w:val="20"/>
        </w:rPr>
        <w:t>) did not change the conclusion</w:t>
      </w:r>
      <w:r w:rsidRPr="00500E55">
        <w:rPr>
          <w:rFonts w:ascii="PT Serif" w:hAnsi="PT Serif" w:cs="Times New Roman"/>
          <w:sz w:val="20"/>
          <w:szCs w:val="20"/>
        </w:rPr>
        <w:t>.</w:t>
      </w:r>
      <w:r w:rsidR="005C14C2" w:rsidRPr="00500E55">
        <w:rPr>
          <w:rFonts w:ascii="PT Serif" w:hAnsi="PT Serif" w:cs="Times New Roman"/>
          <w:sz w:val="20"/>
          <w:szCs w:val="20"/>
        </w:rPr>
        <w:t xml:space="preserve"> We did not count short interactions (&lt; 5 seconds) as tandem runs</w:t>
      </w:r>
      <w:r w:rsidR="00C7552A" w:rsidRPr="00500E55">
        <w:rPr>
          <w:rFonts w:ascii="PT Serif" w:hAnsi="PT Serif" w:cs="Times New Roman"/>
          <w:sz w:val="20"/>
          <w:szCs w:val="20"/>
        </w:rPr>
        <w:t xml:space="preserve"> and</w:t>
      </w:r>
      <w:r w:rsidR="005C14C2" w:rsidRPr="00500E55">
        <w:rPr>
          <w:rFonts w:ascii="PT Serif" w:hAnsi="PT Serif" w:cs="Times New Roman"/>
          <w:sz w:val="20"/>
          <w:szCs w:val="20"/>
        </w:rPr>
        <w:t xml:space="preserve"> </w:t>
      </w:r>
      <w:r w:rsidR="00EC4CC4">
        <w:rPr>
          <w:rFonts w:ascii="PT Serif" w:hAnsi="PT Serif" w:cs="Times New Roman"/>
          <w:sz w:val="20"/>
          <w:szCs w:val="20"/>
        </w:rPr>
        <w:t>short</w:t>
      </w:r>
      <w:r w:rsidR="005C14C2" w:rsidRPr="00500E55">
        <w:rPr>
          <w:rFonts w:ascii="PT Serif" w:hAnsi="PT Serif" w:cs="Times New Roman"/>
          <w:sz w:val="20"/>
          <w:szCs w:val="20"/>
        </w:rPr>
        <w:t xml:space="preserve"> separation</w:t>
      </w:r>
      <w:r w:rsidR="00EC4CC4">
        <w:rPr>
          <w:rFonts w:ascii="PT Serif" w:hAnsi="PT Serif" w:cs="Times New Roman"/>
          <w:sz w:val="20"/>
          <w:szCs w:val="20"/>
        </w:rPr>
        <w:t>s</w:t>
      </w:r>
      <w:r w:rsidR="005C14C2" w:rsidRPr="00500E55">
        <w:rPr>
          <w:rFonts w:ascii="PT Serif" w:hAnsi="PT Serif" w:cs="Times New Roman"/>
          <w:sz w:val="20"/>
          <w:szCs w:val="20"/>
        </w:rPr>
        <w:t xml:space="preserve"> (&lt; 2 seconds)</w:t>
      </w:r>
      <w:r w:rsidR="00C7552A" w:rsidRPr="00500E55">
        <w:rPr>
          <w:rFonts w:ascii="PT Serif" w:hAnsi="PT Serif" w:cs="Times New Roman"/>
          <w:sz w:val="20"/>
          <w:szCs w:val="20"/>
        </w:rPr>
        <w:t xml:space="preserve"> during tandem as interruptions</w:t>
      </w:r>
      <w:r w:rsidR="005C14C2" w:rsidRPr="00500E55">
        <w:rPr>
          <w:rFonts w:ascii="PT Serif" w:hAnsi="PT Serif" w:cs="Times New Roman"/>
          <w:sz w:val="20"/>
          <w:szCs w:val="20"/>
        </w:rPr>
        <w:t>.</w:t>
      </w:r>
    </w:p>
    <w:p w14:paraId="6E98D998" w14:textId="0FD7ACAF" w:rsidR="00EC4CC4" w:rsidRDefault="00C7552A" w:rsidP="00DC5C7D">
      <w:pPr>
        <w:snapToGrid w:val="0"/>
        <w:spacing w:after="0" w:line="240" w:lineRule="auto"/>
        <w:ind w:firstLine="720"/>
        <w:jc w:val="both"/>
        <w:rPr>
          <w:rFonts w:ascii="PT Serif" w:hAnsi="PT Serif" w:cs="Times New Roman"/>
          <w:sz w:val="20"/>
          <w:szCs w:val="20"/>
        </w:rPr>
      </w:pPr>
      <w:r w:rsidRPr="00500E55">
        <w:rPr>
          <w:rFonts w:ascii="PT Serif" w:hAnsi="PT Serif" w:cs="Times New Roman"/>
          <w:sz w:val="20"/>
          <w:szCs w:val="20"/>
        </w:rPr>
        <w:t>To compare the duration of tandem runs between species and combinations, w</w:t>
      </w:r>
      <w:r w:rsidR="006E4B58" w:rsidRPr="00500E55">
        <w:rPr>
          <w:rFonts w:ascii="PT Serif" w:hAnsi="PT Serif" w:cs="Times New Roman"/>
          <w:sz w:val="20"/>
          <w:szCs w:val="20"/>
        </w:rPr>
        <w:t xml:space="preserve">e </w:t>
      </w:r>
      <w:r w:rsidRPr="00500E55">
        <w:rPr>
          <w:rFonts w:ascii="PT Serif" w:hAnsi="PT Serif" w:cs="Times New Roman"/>
          <w:sz w:val="20"/>
          <w:szCs w:val="20"/>
        </w:rPr>
        <w:t>used mixed-effects Cox models [</w:t>
      </w:r>
      <w:proofErr w:type="spellStart"/>
      <w:r w:rsidRPr="00500E55">
        <w:rPr>
          <w:rFonts w:ascii="PT Serif" w:hAnsi="PT Serif" w:cs="Times New Roman"/>
          <w:sz w:val="20"/>
          <w:szCs w:val="20"/>
        </w:rPr>
        <w:t>coxme</w:t>
      </w:r>
      <w:proofErr w:type="spellEnd"/>
      <w:r w:rsidRPr="00500E55">
        <w:rPr>
          <w:rFonts w:ascii="PT Serif" w:hAnsi="PT Serif" w:cs="Times New Roman"/>
          <w:sz w:val="20"/>
          <w:szCs w:val="20"/>
        </w:rPr>
        <w:t xml:space="preserve">() function in the </w:t>
      </w:r>
      <w:proofErr w:type="spellStart"/>
      <w:r w:rsidRPr="00500E55">
        <w:rPr>
          <w:rFonts w:ascii="PT Serif" w:hAnsi="PT Serif" w:cs="Times New Roman"/>
          <w:sz w:val="20"/>
          <w:szCs w:val="20"/>
        </w:rPr>
        <w:t>coxme</w:t>
      </w:r>
      <w:proofErr w:type="spellEnd"/>
      <w:r w:rsidRPr="00500E55">
        <w:rPr>
          <w:rFonts w:ascii="PT Serif" w:hAnsi="PT Serif" w:cs="Times New Roman"/>
          <w:sz w:val="20"/>
          <w:szCs w:val="20"/>
        </w:rPr>
        <w:t xml:space="preserve"> package in R </w:t>
      </w:r>
      <w:r w:rsidRPr="00500E55">
        <w:rPr>
          <w:rFonts w:ascii="PT Serif" w:hAnsi="PT Serif" w:cs="Times New Roman"/>
          <w:sz w:val="20"/>
          <w:szCs w:val="20"/>
        </w:rPr>
        <w:fldChar w:fldCharType="begin"/>
      </w:r>
      <w:r w:rsidR="00374CA1">
        <w:rPr>
          <w:rFonts w:ascii="PT Serif" w:hAnsi="PT Serif" w:cs="Times New Roman"/>
          <w:sz w:val="20"/>
          <w:szCs w:val="20"/>
        </w:rPr>
        <w:instrText xml:space="preserve"> ADDIN ZOTERO_ITEM CSL_CITATION {"citationID":"60XPBRUq","properties":{"formattedCitation":"[22]","plainCitation":"[22]","noteIndex":0},"citationItems":[{"id":2848,"uris":["http://zotero.org/users/9949769/items/53IW2YM9"],"itemData":{"id":2848,"type":"software","title":"coxme: mixed effects Cox models","URL":"https://cran.r-project.org/package= coxme.","version":"2.2-18","author":[{"family":"Therneau","given":"T. M."}],"accessed":{"date-parts":[["2022",10,17]]},"issued":{"date-parts":[["2015"]]}}}],"schema":"https://github.com/citation-style-language/schema/raw/master/csl-citation.json"} </w:instrText>
      </w:r>
      <w:r w:rsidRPr="00500E55">
        <w:rPr>
          <w:rFonts w:ascii="PT Serif" w:hAnsi="PT Serif" w:cs="Times New Roman"/>
          <w:sz w:val="20"/>
          <w:szCs w:val="20"/>
        </w:rPr>
        <w:fldChar w:fldCharType="separate"/>
      </w:r>
      <w:r w:rsidR="00374CA1" w:rsidRPr="00374CA1">
        <w:rPr>
          <w:rFonts w:ascii="PT Serif" w:hAnsi="PT Serif"/>
          <w:sz w:val="20"/>
        </w:rPr>
        <w:t>[22]</w:t>
      </w:r>
      <w:r w:rsidRPr="00500E55">
        <w:rPr>
          <w:rFonts w:ascii="PT Serif" w:hAnsi="PT Serif" w:cs="Times New Roman"/>
          <w:sz w:val="20"/>
          <w:szCs w:val="20"/>
        </w:rPr>
        <w:fldChar w:fldCharType="end"/>
      </w:r>
      <w:r w:rsidRPr="00500E55">
        <w:rPr>
          <w:rFonts w:ascii="PT Serif" w:hAnsi="PT Serif" w:cs="Times New Roman"/>
          <w:sz w:val="20"/>
          <w:szCs w:val="20"/>
        </w:rPr>
        <w:t xml:space="preserve">], with pair combination (or species) treated as a fixed effect and each </w:t>
      </w:r>
      <w:r w:rsidR="00EC4CC4">
        <w:rPr>
          <w:rFonts w:ascii="PT Serif" w:hAnsi="PT Serif" w:cs="Times New Roman"/>
          <w:sz w:val="20"/>
          <w:szCs w:val="20"/>
        </w:rPr>
        <w:t>pair id</w:t>
      </w:r>
      <w:r w:rsidRPr="00500E55">
        <w:rPr>
          <w:rFonts w:ascii="PT Serif" w:hAnsi="PT Serif" w:cs="Times New Roman"/>
          <w:sz w:val="20"/>
          <w:szCs w:val="20"/>
        </w:rPr>
        <w:t xml:space="preserve"> as a random effect. We compared the durations between species for each combination (heterosexual,</w:t>
      </w:r>
      <w:r w:rsidR="00EC4CC4">
        <w:rPr>
          <w:rFonts w:ascii="PT Serif" w:hAnsi="PT Serif" w:cs="Times New Roman"/>
          <w:sz w:val="20"/>
          <w:szCs w:val="20"/>
        </w:rPr>
        <w:t xml:space="preserve"> </w:t>
      </w:r>
      <w:r w:rsidRPr="00500E55">
        <w:rPr>
          <w:rFonts w:ascii="PT Serif" w:hAnsi="PT Serif" w:cs="Times New Roman"/>
          <w:sz w:val="20"/>
          <w:szCs w:val="20"/>
        </w:rPr>
        <w:t>female–female, or</w:t>
      </w:r>
      <w:r w:rsidR="00EC4CC4">
        <w:rPr>
          <w:rFonts w:ascii="PT Serif" w:hAnsi="PT Serif" w:cs="Times New Roman"/>
          <w:sz w:val="20"/>
          <w:szCs w:val="20"/>
        </w:rPr>
        <w:t xml:space="preserve"> </w:t>
      </w:r>
      <w:r w:rsidRPr="00500E55">
        <w:rPr>
          <w:rFonts w:ascii="PT Serif" w:hAnsi="PT Serif" w:cs="Times New Roman"/>
          <w:sz w:val="20"/>
          <w:szCs w:val="20"/>
        </w:rPr>
        <w:t xml:space="preserve">male–male) and among combinations for each species separately. We also </w:t>
      </w:r>
      <w:r w:rsidR="006E4B58" w:rsidRPr="00500E55">
        <w:rPr>
          <w:rFonts w:ascii="PT Serif" w:hAnsi="PT Serif" w:cs="Times New Roman"/>
          <w:sz w:val="20"/>
          <w:szCs w:val="20"/>
        </w:rPr>
        <w:t>compared the proportion of</w:t>
      </w:r>
      <w:r w:rsidRPr="00500E55">
        <w:rPr>
          <w:rFonts w:ascii="PT Serif" w:hAnsi="PT Serif" w:cs="Times New Roman"/>
          <w:sz w:val="20"/>
          <w:szCs w:val="20"/>
        </w:rPr>
        <w:t xml:space="preserve"> the total</w:t>
      </w:r>
      <w:r w:rsidR="006E4B58" w:rsidRPr="00500E55">
        <w:rPr>
          <w:rFonts w:ascii="PT Serif" w:hAnsi="PT Serif" w:cs="Times New Roman"/>
          <w:sz w:val="20"/>
          <w:szCs w:val="20"/>
        </w:rPr>
        <w:t xml:space="preserve"> time spent </w:t>
      </w:r>
      <w:r w:rsidR="00EC4CC4">
        <w:rPr>
          <w:rFonts w:ascii="PT Serif" w:hAnsi="PT Serif" w:cs="Times New Roman"/>
          <w:sz w:val="20"/>
          <w:szCs w:val="20"/>
        </w:rPr>
        <w:t>in</w:t>
      </w:r>
      <w:r w:rsidR="006E4B58" w:rsidRPr="00500E55">
        <w:rPr>
          <w:rFonts w:ascii="PT Serif" w:hAnsi="PT Serif" w:cs="Times New Roman"/>
          <w:sz w:val="20"/>
          <w:szCs w:val="20"/>
        </w:rPr>
        <w:t xml:space="preserve"> tandem runs across different pair</w:t>
      </w:r>
      <w:r w:rsidR="00EC4CC4">
        <w:rPr>
          <w:rFonts w:ascii="PT Serif" w:hAnsi="PT Serif" w:cs="Times New Roman"/>
          <w:sz w:val="20"/>
          <w:szCs w:val="20"/>
        </w:rPr>
        <w:t>ing</w:t>
      </w:r>
      <w:r w:rsidR="006E4B58" w:rsidRPr="00500E55">
        <w:rPr>
          <w:rFonts w:ascii="PT Serif" w:hAnsi="PT Serif" w:cs="Times New Roman"/>
          <w:sz w:val="20"/>
          <w:szCs w:val="20"/>
        </w:rPr>
        <w:t xml:space="preserve"> combinations</w:t>
      </w:r>
      <w:r w:rsidRPr="00500E55">
        <w:rPr>
          <w:rFonts w:ascii="PT Serif" w:hAnsi="PT Serif" w:cs="Times New Roman"/>
          <w:sz w:val="20"/>
          <w:szCs w:val="20"/>
        </w:rPr>
        <w:t xml:space="preserve"> (or species)</w:t>
      </w:r>
      <w:r w:rsidR="00EC4CC4">
        <w:rPr>
          <w:rFonts w:ascii="PT Serif" w:hAnsi="PT Serif" w:cs="Times New Roman"/>
          <w:sz w:val="20"/>
          <w:szCs w:val="20"/>
        </w:rPr>
        <w:t>.</w:t>
      </w:r>
      <w:r w:rsidR="007B444C" w:rsidRPr="00500E55">
        <w:rPr>
          <w:rFonts w:ascii="PT Serif" w:hAnsi="PT Serif" w:cs="Times New Roman"/>
          <w:sz w:val="20"/>
          <w:szCs w:val="20"/>
        </w:rPr>
        <w:t xml:space="preserve"> </w:t>
      </w:r>
      <w:r w:rsidR="00EC4CC4">
        <w:rPr>
          <w:rFonts w:ascii="PT Serif" w:hAnsi="PT Serif" w:cs="Times New Roman"/>
          <w:sz w:val="20"/>
          <w:szCs w:val="20"/>
        </w:rPr>
        <w:t>We</w:t>
      </w:r>
      <w:r w:rsidR="007B444C" w:rsidRPr="00500E55">
        <w:rPr>
          <w:rFonts w:ascii="PT Serif" w:hAnsi="PT Serif" w:cs="Times New Roman"/>
          <w:sz w:val="20"/>
          <w:szCs w:val="20"/>
        </w:rPr>
        <w:t xml:space="preserve"> transform</w:t>
      </w:r>
      <w:r w:rsidR="00EC4CC4">
        <w:rPr>
          <w:rFonts w:ascii="PT Serif" w:hAnsi="PT Serif" w:cs="Times New Roman"/>
          <w:sz w:val="20"/>
          <w:szCs w:val="20"/>
        </w:rPr>
        <w:t>ed</w:t>
      </w:r>
      <w:r w:rsidR="007B444C" w:rsidRPr="00500E55">
        <w:rPr>
          <w:rFonts w:ascii="PT Serif" w:hAnsi="PT Serif" w:cs="Times New Roman"/>
          <w:sz w:val="20"/>
          <w:szCs w:val="20"/>
        </w:rPr>
        <w:t xml:space="preserve"> proportional data using logit</w:t>
      </w:r>
      <w:r w:rsidR="00EC4CC4">
        <w:rPr>
          <w:rFonts w:ascii="PT Serif" w:hAnsi="PT Serif" w:cs="Times New Roman"/>
          <w:sz w:val="20"/>
          <w:szCs w:val="20"/>
        </w:rPr>
        <w:t xml:space="preserve"> </w:t>
      </w:r>
      <w:r w:rsidR="007B444C" w:rsidRPr="00500E55">
        <w:rPr>
          <w:rFonts w:ascii="PT Serif" w:hAnsi="PT Serif" w:cs="Times New Roman"/>
          <w:sz w:val="20"/>
          <w:szCs w:val="20"/>
        </w:rPr>
        <w:t xml:space="preserve">transformation after adding 0.01 to the observed proportions to avoid infinite values </w:t>
      </w:r>
      <w:r w:rsidR="007B444C" w:rsidRPr="00500E55">
        <w:rPr>
          <w:rFonts w:ascii="PT Serif" w:hAnsi="PT Serif" w:cs="Times New Roman"/>
          <w:sz w:val="20"/>
          <w:szCs w:val="20"/>
        </w:rPr>
        <w:fldChar w:fldCharType="begin"/>
      </w:r>
      <w:r w:rsidR="00374CA1">
        <w:rPr>
          <w:rFonts w:ascii="PT Serif" w:hAnsi="PT Serif" w:cs="Times New Roman"/>
          <w:sz w:val="20"/>
          <w:szCs w:val="20"/>
        </w:rPr>
        <w:instrText xml:space="preserve"> ADDIN ZOTERO_ITEM CSL_CITATION {"citationID":"EVmjPqNR","properties":{"formattedCitation":"[23]","plainCitation":"[23]","noteIndex":0},"citationItems":[{"id":2461,"uris":["http://zotero.org/users/9949769/items/T2FVUEH6"],"itemData":{"id":2461,"type":"article-journal","abstract":"The arcsine square root transformation has long been standard procedure when analyzing proportional data in ecology, with applications in data sets containing binomial and non-binomial response variables. Here, we argue that the arcsine transform should not be used in either circumstance. For binomial data, logistic regression has greater interpretability and higher power than analyses of transformed data. However, it is important to check the data for additional unexplained variation, i.e., overdispersion, and to account for it via the inclusion of random effects in the model if found. For non-binomial data, the arcsine transform is undesirable on the grounds of interpretability, and because it can produce nonsensical predictions. The logit transformation is proposed as an alternative approach to address these issues. Examples are presented in both cases to illustrate these advantages, comparing various methods of analyzing proportions including untransformed, arcsine- and logit-transformed linear models and logistic regression (with or without random effects). Simulations demonstrate that logistic regression usually provides a gain in power over other methods. © 2011 by the Ecological Society of America.","container-title":"Ecology","DOI":"10.1890/10-0340.1","ISSN":"00129658","issue":"1","note":"PMID: 21560670\npublisher: John Wiley &amp; Sons, Ltd","page":"3-10","title":"The arcsine is asinine: The analysis of proportions in ecology","volume":"92","author":[{"family":"Warton","given":"David I."},{"family":"Hui","given":"Francis K.C."}],"issued":{"date-parts":[["2011",1,1]]}}}],"schema":"https://github.com/citation-style-language/schema/raw/master/csl-citation.json"} </w:instrText>
      </w:r>
      <w:r w:rsidR="007B444C" w:rsidRPr="00500E55">
        <w:rPr>
          <w:rFonts w:ascii="PT Serif" w:hAnsi="PT Serif" w:cs="Times New Roman"/>
          <w:sz w:val="20"/>
          <w:szCs w:val="20"/>
        </w:rPr>
        <w:fldChar w:fldCharType="separate"/>
      </w:r>
      <w:r w:rsidR="00374CA1" w:rsidRPr="00374CA1">
        <w:rPr>
          <w:rFonts w:ascii="PT Serif" w:hAnsi="PT Serif"/>
          <w:sz w:val="20"/>
        </w:rPr>
        <w:t>[23]</w:t>
      </w:r>
      <w:r w:rsidR="007B444C" w:rsidRPr="00500E55">
        <w:rPr>
          <w:rFonts w:ascii="PT Serif" w:hAnsi="PT Serif" w:cs="Times New Roman"/>
          <w:sz w:val="20"/>
          <w:szCs w:val="20"/>
        </w:rPr>
        <w:fldChar w:fldCharType="end"/>
      </w:r>
      <w:r w:rsidR="007B444C" w:rsidRPr="00500E55">
        <w:rPr>
          <w:rFonts w:ascii="PT Serif" w:hAnsi="PT Serif" w:cs="Times New Roman"/>
          <w:sz w:val="20"/>
          <w:szCs w:val="20"/>
        </w:rPr>
        <w:t xml:space="preserve">. We used </w:t>
      </w:r>
      <w:r w:rsidR="00EC4CC4">
        <w:rPr>
          <w:rFonts w:ascii="PT Serif" w:hAnsi="PT Serif" w:cs="Times New Roman"/>
          <w:sz w:val="20"/>
          <w:szCs w:val="20"/>
        </w:rPr>
        <w:t xml:space="preserve">the </w:t>
      </w:r>
      <w:r w:rsidR="007B444C" w:rsidRPr="00500E55">
        <w:rPr>
          <w:rFonts w:ascii="PT Serif" w:hAnsi="PT Serif" w:cs="Times New Roman"/>
          <w:sz w:val="20"/>
          <w:szCs w:val="20"/>
        </w:rPr>
        <w:t>Welch t-test</w:t>
      </w:r>
      <w:r w:rsidR="00EC4CC4">
        <w:rPr>
          <w:rFonts w:ascii="PT Serif" w:hAnsi="PT Serif" w:cs="Times New Roman"/>
          <w:sz w:val="20"/>
          <w:szCs w:val="20"/>
        </w:rPr>
        <w:t>s</w:t>
      </w:r>
      <w:r w:rsidR="007B444C" w:rsidRPr="00500E55">
        <w:rPr>
          <w:rFonts w:ascii="PT Serif" w:hAnsi="PT Serif" w:cs="Times New Roman"/>
          <w:sz w:val="20"/>
          <w:szCs w:val="20"/>
        </w:rPr>
        <w:t xml:space="preserve"> to compare species for each pair combination, while one-way </w:t>
      </w:r>
      <w:r w:rsidR="007C1BDD">
        <w:rPr>
          <w:rFonts w:ascii="PT Serif" w:hAnsi="PT Serif" w:cs="Times New Roman"/>
          <w:sz w:val="20"/>
          <w:szCs w:val="20"/>
        </w:rPr>
        <w:t>A</w:t>
      </w:r>
      <w:r w:rsidR="00EC4CC4">
        <w:rPr>
          <w:rFonts w:ascii="PT Serif" w:hAnsi="PT Serif" w:cs="Times New Roman"/>
          <w:sz w:val="20"/>
          <w:szCs w:val="20"/>
        </w:rPr>
        <w:t>NOVA</w:t>
      </w:r>
      <w:r w:rsidR="007B444C" w:rsidRPr="00500E55">
        <w:rPr>
          <w:rFonts w:ascii="PT Serif" w:hAnsi="PT Serif" w:cs="Times New Roman"/>
          <w:sz w:val="20"/>
          <w:szCs w:val="20"/>
        </w:rPr>
        <w:t xml:space="preserve"> with Tukey’s HSD to </w:t>
      </w:r>
      <w:proofErr w:type="gramStart"/>
      <w:r w:rsidR="007B444C" w:rsidRPr="00500E55">
        <w:rPr>
          <w:rFonts w:ascii="PT Serif" w:hAnsi="PT Serif" w:cs="Times New Roman"/>
          <w:sz w:val="20"/>
          <w:szCs w:val="20"/>
        </w:rPr>
        <w:t>compare among</w:t>
      </w:r>
      <w:proofErr w:type="gramEnd"/>
      <w:r w:rsidR="007B444C" w:rsidRPr="00500E55">
        <w:rPr>
          <w:rFonts w:ascii="PT Serif" w:hAnsi="PT Serif" w:cs="Times New Roman"/>
          <w:sz w:val="20"/>
          <w:szCs w:val="20"/>
        </w:rPr>
        <w:t xml:space="preserve"> combinations for each species.</w:t>
      </w:r>
      <w:r w:rsidR="0084405A">
        <w:rPr>
          <w:rFonts w:ascii="PT Serif" w:hAnsi="PT Serif" w:cs="Times New Roman"/>
          <w:sz w:val="20"/>
          <w:szCs w:val="20"/>
        </w:rPr>
        <w:t xml:space="preserve"> </w:t>
      </w:r>
      <w:r w:rsidR="007C1BDD">
        <w:rPr>
          <w:rFonts w:ascii="PT Serif" w:hAnsi="PT Serif" w:cs="Times New Roman"/>
          <w:sz w:val="20"/>
          <w:szCs w:val="20"/>
        </w:rPr>
        <w:t xml:space="preserve">In </w:t>
      </w:r>
      <w:r w:rsidR="00EC4CC4">
        <w:rPr>
          <w:rFonts w:ascii="PT Serif" w:hAnsi="PT Serif" w:cs="Times New Roman"/>
          <w:sz w:val="20"/>
          <w:szCs w:val="20"/>
        </w:rPr>
        <w:t xml:space="preserve">the </w:t>
      </w:r>
      <w:r w:rsidR="007C1BDD">
        <w:rPr>
          <w:rFonts w:ascii="PT Serif" w:hAnsi="PT Serif" w:cs="Times New Roman"/>
          <w:sz w:val="20"/>
          <w:szCs w:val="20"/>
        </w:rPr>
        <w:t>t-test and Tukey’</w:t>
      </w:r>
      <w:r w:rsidR="00EC4CC4">
        <w:rPr>
          <w:rFonts w:ascii="PT Serif" w:hAnsi="PT Serif" w:cs="Times New Roman"/>
          <w:sz w:val="20"/>
          <w:szCs w:val="20"/>
        </w:rPr>
        <w:t>s</w:t>
      </w:r>
      <w:r w:rsidR="007C1BDD">
        <w:rPr>
          <w:rFonts w:ascii="PT Serif" w:hAnsi="PT Serif" w:cs="Times New Roman"/>
          <w:sz w:val="20"/>
          <w:szCs w:val="20"/>
        </w:rPr>
        <w:t xml:space="preserve"> HSD, we obtained Cohen’s d value as effect sizes [</w:t>
      </w:r>
      <w:proofErr w:type="spellStart"/>
      <w:r w:rsidR="007C1BDD" w:rsidRPr="007C1BDD">
        <w:rPr>
          <w:rFonts w:ascii="PT Serif" w:hAnsi="PT Serif" w:cs="Times New Roman"/>
          <w:sz w:val="20"/>
          <w:szCs w:val="20"/>
        </w:rPr>
        <w:t>cohens_</w:t>
      </w:r>
      <w:proofErr w:type="gramStart"/>
      <w:r w:rsidR="007C1BDD" w:rsidRPr="007C1BDD">
        <w:rPr>
          <w:rFonts w:ascii="PT Serif" w:hAnsi="PT Serif" w:cs="Times New Roman"/>
          <w:sz w:val="20"/>
          <w:szCs w:val="20"/>
        </w:rPr>
        <w:t>d</w:t>
      </w:r>
      <w:proofErr w:type="spellEnd"/>
      <w:r w:rsidR="007C1BDD">
        <w:rPr>
          <w:rFonts w:ascii="PT Serif" w:hAnsi="PT Serif" w:cs="Times New Roman"/>
          <w:sz w:val="20"/>
          <w:szCs w:val="20"/>
        </w:rPr>
        <w:t>(</w:t>
      </w:r>
      <w:proofErr w:type="gramEnd"/>
      <w:r w:rsidR="007C1BDD">
        <w:rPr>
          <w:rFonts w:ascii="PT Serif" w:hAnsi="PT Serif" w:cs="Times New Roman"/>
          <w:sz w:val="20"/>
          <w:szCs w:val="20"/>
        </w:rPr>
        <w:t xml:space="preserve">) function in the </w:t>
      </w:r>
      <w:proofErr w:type="spellStart"/>
      <w:r w:rsidR="007C1BDD">
        <w:rPr>
          <w:rFonts w:ascii="PT Serif" w:hAnsi="PT Serif" w:cs="Times New Roman"/>
          <w:sz w:val="20"/>
          <w:szCs w:val="20"/>
        </w:rPr>
        <w:t>rstatix</w:t>
      </w:r>
      <w:proofErr w:type="spellEnd"/>
      <w:r w:rsidR="007C1BDD">
        <w:rPr>
          <w:rFonts w:ascii="PT Serif" w:hAnsi="PT Serif" w:cs="Times New Roman"/>
          <w:sz w:val="20"/>
          <w:szCs w:val="20"/>
        </w:rPr>
        <w:t xml:space="preserve"> package in R]. </w:t>
      </w:r>
      <w:r w:rsidR="007B444C" w:rsidRPr="00500E55">
        <w:rPr>
          <w:rFonts w:ascii="PT Serif" w:hAnsi="PT Serif" w:cs="Times New Roman"/>
          <w:sz w:val="20"/>
          <w:szCs w:val="20"/>
        </w:rPr>
        <w:t>Finally,</w:t>
      </w:r>
      <w:r w:rsidR="00266A61" w:rsidRPr="00500E55">
        <w:rPr>
          <w:rFonts w:ascii="PT Serif" w:hAnsi="PT Serif" w:cs="Times New Roman"/>
          <w:sz w:val="20"/>
          <w:szCs w:val="20"/>
        </w:rPr>
        <w:t xml:space="preserve"> for each separation event,</w:t>
      </w:r>
      <w:r w:rsidR="007B444C" w:rsidRPr="00500E55">
        <w:rPr>
          <w:rFonts w:ascii="PT Serif" w:hAnsi="PT Serif" w:cs="Times New Roman"/>
          <w:sz w:val="20"/>
          <w:szCs w:val="20"/>
        </w:rPr>
        <w:t xml:space="preserve"> we</w:t>
      </w:r>
      <w:r w:rsidR="00266A61" w:rsidRPr="00500E55">
        <w:rPr>
          <w:rFonts w:ascii="PT Serif" w:hAnsi="PT Serif" w:cs="Times New Roman"/>
          <w:sz w:val="20"/>
          <w:szCs w:val="20"/>
        </w:rPr>
        <w:t xml:space="preserve"> obtained the movement speed of both </w:t>
      </w:r>
      <w:r w:rsidR="00DC5C7D" w:rsidRPr="00500E55">
        <w:rPr>
          <w:rFonts w:ascii="PT Serif" w:hAnsi="PT Serif" w:cs="Times New Roman"/>
          <w:sz w:val="20"/>
          <w:szCs w:val="20"/>
        </w:rPr>
        <w:t>termites</w:t>
      </w:r>
      <w:r w:rsidR="00266A61" w:rsidRPr="00500E55">
        <w:rPr>
          <w:rFonts w:ascii="PT Serif" w:hAnsi="PT Serif" w:cs="Times New Roman"/>
          <w:sz w:val="20"/>
          <w:szCs w:val="20"/>
        </w:rPr>
        <w:t xml:space="preserve"> after 5 </w:t>
      </w:r>
      <w:r w:rsidR="008A6C20" w:rsidRPr="00500E55">
        <w:rPr>
          <w:rFonts w:ascii="PT Serif" w:hAnsi="PT Serif" w:cs="Times New Roman"/>
          <w:sz w:val="20"/>
          <w:szCs w:val="20"/>
        </w:rPr>
        <w:t>seconds</w:t>
      </w:r>
      <w:r w:rsidR="00266A61" w:rsidRPr="00500E55">
        <w:rPr>
          <w:rFonts w:ascii="PT Serif" w:hAnsi="PT Serif" w:cs="Times New Roman"/>
          <w:sz w:val="20"/>
          <w:szCs w:val="20"/>
        </w:rPr>
        <w:t xml:space="preserve"> of separation and calculated the absolute difference </w:t>
      </w:r>
      <w:r w:rsidR="00EC4CC4">
        <w:rPr>
          <w:rFonts w:ascii="PT Serif" w:hAnsi="PT Serif" w:cs="Times New Roman"/>
          <w:sz w:val="20"/>
          <w:szCs w:val="20"/>
        </w:rPr>
        <w:t>in</w:t>
      </w:r>
      <w:r w:rsidR="00266A61" w:rsidRPr="00500E55">
        <w:rPr>
          <w:rFonts w:ascii="PT Serif" w:hAnsi="PT Serif" w:cs="Times New Roman"/>
          <w:sz w:val="20"/>
          <w:szCs w:val="20"/>
        </w:rPr>
        <w:t xml:space="preserve"> movement speed. We </w:t>
      </w:r>
      <w:r w:rsidR="007B444C" w:rsidRPr="00500E55">
        <w:rPr>
          <w:rFonts w:ascii="PT Serif" w:hAnsi="PT Serif" w:cs="Times New Roman"/>
          <w:sz w:val="20"/>
          <w:szCs w:val="20"/>
        </w:rPr>
        <w:t>compared</w:t>
      </w:r>
      <w:r w:rsidR="00266A61" w:rsidRPr="00500E55">
        <w:rPr>
          <w:rFonts w:ascii="PT Serif" w:hAnsi="PT Serif" w:cs="Times New Roman"/>
          <w:sz w:val="20"/>
          <w:szCs w:val="20"/>
        </w:rPr>
        <w:t xml:space="preserve"> the difference of</w:t>
      </w:r>
      <w:r w:rsidR="007B444C" w:rsidRPr="00500E55">
        <w:rPr>
          <w:rFonts w:ascii="PT Serif" w:hAnsi="PT Serif" w:cs="Times New Roman"/>
          <w:sz w:val="20"/>
          <w:szCs w:val="20"/>
        </w:rPr>
        <w:t xml:space="preserve"> movement speed using </w:t>
      </w:r>
      <w:r w:rsidR="00266A61" w:rsidRPr="00500E55">
        <w:rPr>
          <w:rFonts w:ascii="PT Serif" w:hAnsi="PT Serif" w:cs="Times New Roman"/>
          <w:sz w:val="20"/>
          <w:szCs w:val="20"/>
        </w:rPr>
        <w:t>linear mixed-effects models [</w:t>
      </w:r>
      <w:proofErr w:type="spellStart"/>
      <w:r w:rsidR="00266A61" w:rsidRPr="00500E55">
        <w:rPr>
          <w:rFonts w:ascii="PT Serif" w:hAnsi="PT Serif" w:cs="Times New Roman"/>
          <w:sz w:val="20"/>
          <w:szCs w:val="20"/>
        </w:rPr>
        <w:t>lmer</w:t>
      </w:r>
      <w:proofErr w:type="spellEnd"/>
      <w:r w:rsidR="00266A61" w:rsidRPr="00500E55">
        <w:rPr>
          <w:rFonts w:ascii="PT Serif" w:hAnsi="PT Serif" w:cs="Times New Roman"/>
          <w:sz w:val="20"/>
          <w:szCs w:val="20"/>
        </w:rPr>
        <w:t xml:space="preserve">() function in the lme4 package in R </w:t>
      </w:r>
      <w:r w:rsidR="00DC5C7D">
        <w:rPr>
          <w:rFonts w:ascii="PT Serif" w:hAnsi="PT Serif" w:cs="Times New Roman"/>
          <w:sz w:val="20"/>
          <w:szCs w:val="20"/>
        </w:rPr>
        <w:fldChar w:fldCharType="begin"/>
      </w:r>
      <w:r w:rsidR="00374CA1">
        <w:rPr>
          <w:rFonts w:ascii="PT Serif" w:hAnsi="PT Serif" w:cs="Times New Roman"/>
          <w:sz w:val="20"/>
          <w:szCs w:val="20"/>
        </w:rPr>
        <w:instrText xml:space="preserve"> ADDIN ZOTERO_ITEM CSL_CITATION {"citationID":"l9Nemwad","properties":{"formattedCitation":"[24]","plainCitation":"[24]","noteIndex":0},"citationItems":[{"id":2153,"uris":["http://zotero.org/users/9949769/items/3BDGSRLD"],"itemData":{"id":2153,"type":"article-journal","abstract":"Maximum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lmer.","container-title":"Journal of Statistical Software","DOI":"10.18637/jss.v067.i01","ISSN":"15487660","issue":"1","note":"arXiv: 1406.5823","title":"Fitting linear mixed-effects models using lme4","volume":"67","author":[{"family":"Bates","given":"Douglas"},{"family":"Mächler","given":"Martin"},{"family":"Bolker","given":"Benjamin M."},{"family":"Walker","given":"Steven C."}],"issued":{"date-parts":[["2015"]]}}}],"schema":"https://github.com/citation-style-language/schema/raw/master/csl-citation.json"} </w:instrText>
      </w:r>
      <w:r w:rsidR="00DC5C7D">
        <w:rPr>
          <w:rFonts w:ascii="PT Serif" w:hAnsi="PT Serif" w:cs="Times New Roman"/>
          <w:sz w:val="20"/>
          <w:szCs w:val="20"/>
        </w:rPr>
        <w:fldChar w:fldCharType="separate"/>
      </w:r>
      <w:r w:rsidR="00374CA1" w:rsidRPr="00374CA1">
        <w:rPr>
          <w:rFonts w:ascii="PT Serif" w:hAnsi="PT Serif"/>
          <w:sz w:val="20"/>
        </w:rPr>
        <w:t>[24]</w:t>
      </w:r>
      <w:r w:rsidR="00DC5C7D">
        <w:rPr>
          <w:rFonts w:ascii="PT Serif" w:hAnsi="PT Serif" w:cs="Times New Roman"/>
          <w:sz w:val="20"/>
          <w:szCs w:val="20"/>
        </w:rPr>
        <w:fldChar w:fldCharType="end"/>
      </w:r>
      <w:r w:rsidR="00266A61" w:rsidRPr="00500E55">
        <w:rPr>
          <w:rFonts w:ascii="PT Serif" w:hAnsi="PT Serif" w:cs="Times New Roman"/>
          <w:sz w:val="20"/>
          <w:szCs w:val="20"/>
        </w:rPr>
        <w:t xml:space="preserve">], as the same approach with </w:t>
      </w:r>
      <w:r w:rsidR="00EC4CC4">
        <w:rPr>
          <w:rFonts w:ascii="PT Serif" w:hAnsi="PT Serif" w:cs="Times New Roman"/>
          <w:sz w:val="20"/>
          <w:szCs w:val="20"/>
        </w:rPr>
        <w:t xml:space="preserve">the </w:t>
      </w:r>
      <w:r w:rsidR="00266A61" w:rsidRPr="00500E55">
        <w:rPr>
          <w:rFonts w:ascii="PT Serif" w:hAnsi="PT Serif" w:cs="Times New Roman"/>
          <w:sz w:val="20"/>
          <w:szCs w:val="20"/>
        </w:rPr>
        <w:t>mixed-effect Cox model as above.</w:t>
      </w:r>
      <w:r w:rsidR="0084405A">
        <w:rPr>
          <w:rFonts w:ascii="PT Serif" w:hAnsi="PT Serif" w:cs="Times New Roman"/>
          <w:sz w:val="20"/>
          <w:szCs w:val="20"/>
        </w:rPr>
        <w:t xml:space="preserve"> </w:t>
      </w:r>
    </w:p>
    <w:p w14:paraId="4CB7A15F" w14:textId="22418E59" w:rsidR="008E1A7A" w:rsidRPr="00500E55" w:rsidRDefault="008E1A7A" w:rsidP="00DC5C7D">
      <w:pPr>
        <w:snapToGrid w:val="0"/>
        <w:spacing w:after="0" w:line="240" w:lineRule="auto"/>
        <w:ind w:firstLine="720"/>
        <w:jc w:val="both"/>
        <w:rPr>
          <w:rFonts w:ascii="PT Serif" w:hAnsi="PT Serif" w:cs="Times New Roman"/>
          <w:sz w:val="20"/>
          <w:szCs w:val="20"/>
        </w:rPr>
      </w:pPr>
      <w:r w:rsidRPr="00500E55">
        <w:rPr>
          <w:rFonts w:ascii="PT Serif" w:hAnsi="PT Serif" w:cs="Times New Roman"/>
          <w:sz w:val="20"/>
          <w:szCs w:val="20"/>
        </w:rPr>
        <w:t xml:space="preserve">All data analyses were performed using R v4.3.0 </w:t>
      </w:r>
      <w:r w:rsidRPr="00500E55">
        <w:rPr>
          <w:rFonts w:ascii="PT Serif" w:hAnsi="PT Serif" w:cs="Times New Roman"/>
          <w:sz w:val="20"/>
          <w:szCs w:val="20"/>
        </w:rPr>
        <w:fldChar w:fldCharType="begin"/>
      </w:r>
      <w:r w:rsidR="00374CA1">
        <w:rPr>
          <w:rFonts w:ascii="PT Serif" w:hAnsi="PT Serif" w:cs="Times New Roman"/>
          <w:sz w:val="20"/>
          <w:szCs w:val="20"/>
        </w:rPr>
        <w:instrText xml:space="preserve"> ADDIN ZOTERO_ITEM CSL_CITATION {"citationID":"pGNnEYT4","properties":{"formattedCitation":"[25]","plainCitation":"[25]","noteIndex":0},"citationItems":[{"id":3259,"uris":["http://zotero.org/users/9949769/items/6GJMPAA4"],"itemData":{"id":3259,"type":"software","medium":"x86_64, mingw32","title":"R: A language and environment for statistical computing.","version":"4.3.0","author":[{"literal":"R Core Team"}],"issued":{"date-parts":[["2023"]]}}}],"schema":"https://github.com/citation-style-language/schema/raw/master/csl-citation.json"} </w:instrText>
      </w:r>
      <w:r w:rsidRPr="00500E55">
        <w:rPr>
          <w:rFonts w:ascii="PT Serif" w:hAnsi="PT Serif" w:cs="Times New Roman"/>
          <w:sz w:val="20"/>
          <w:szCs w:val="20"/>
        </w:rPr>
        <w:fldChar w:fldCharType="separate"/>
      </w:r>
      <w:r w:rsidR="00374CA1" w:rsidRPr="00374CA1">
        <w:rPr>
          <w:rFonts w:ascii="PT Serif" w:hAnsi="PT Serif"/>
          <w:sz w:val="20"/>
        </w:rPr>
        <w:t>[25]</w:t>
      </w:r>
      <w:r w:rsidRPr="00500E55">
        <w:rPr>
          <w:rFonts w:ascii="PT Serif" w:hAnsi="PT Serif" w:cs="Times New Roman"/>
          <w:sz w:val="20"/>
          <w:szCs w:val="20"/>
        </w:rPr>
        <w:fldChar w:fldCharType="end"/>
      </w:r>
      <w:r w:rsidR="007B444C" w:rsidRPr="00500E55">
        <w:rPr>
          <w:rFonts w:ascii="PT Serif" w:hAnsi="PT Serif" w:cs="Times New Roman"/>
          <w:sz w:val="20"/>
          <w:szCs w:val="20"/>
        </w:rPr>
        <w:t xml:space="preserve">, and source codes are available </w:t>
      </w:r>
      <w:r w:rsidR="00EC4CC4">
        <w:rPr>
          <w:rFonts w:ascii="PT Serif" w:hAnsi="PT Serif" w:cs="Times New Roman"/>
          <w:sz w:val="20"/>
          <w:szCs w:val="20"/>
        </w:rPr>
        <w:t>on</w:t>
      </w:r>
      <w:r w:rsidR="007B444C" w:rsidRPr="00500E55">
        <w:rPr>
          <w:rFonts w:ascii="PT Serif" w:hAnsi="PT Serif" w:cs="Times New Roman"/>
          <w:sz w:val="20"/>
          <w:szCs w:val="20"/>
        </w:rPr>
        <w:t xml:space="preserve"> </w:t>
      </w:r>
      <w:r w:rsidR="00EC4CC4">
        <w:rPr>
          <w:rFonts w:ascii="PT Serif" w:hAnsi="PT Serif" w:cs="Times New Roman"/>
          <w:sz w:val="20"/>
          <w:szCs w:val="20"/>
        </w:rPr>
        <w:t>GitH</w:t>
      </w:r>
      <w:r w:rsidR="007B444C" w:rsidRPr="00500E55">
        <w:rPr>
          <w:rFonts w:ascii="PT Serif" w:hAnsi="PT Serif" w:cs="Times New Roman"/>
          <w:sz w:val="20"/>
          <w:szCs w:val="20"/>
        </w:rPr>
        <w:t>ub</w:t>
      </w:r>
      <w:r w:rsidR="00DC5C7D">
        <w:rPr>
          <w:rFonts w:ascii="PT Serif" w:hAnsi="PT Serif" w:cs="Times New Roman"/>
          <w:sz w:val="20"/>
          <w:szCs w:val="20"/>
        </w:rPr>
        <w:t xml:space="preserve"> </w:t>
      </w:r>
      <w:r w:rsidR="00DC5C7D" w:rsidRPr="00DC5C7D">
        <w:rPr>
          <w:rFonts w:ascii="PT Serif" w:hAnsi="PT Serif" w:cs="Times New Roman"/>
          <w:sz w:val="20"/>
          <w:szCs w:val="20"/>
        </w:rPr>
        <w:t>(https://github.com/nobuaki-mzmt/cop_homo_tandem_cf-vs-cg).</w:t>
      </w:r>
    </w:p>
    <w:p w14:paraId="5F20EAA9" w14:textId="77777777" w:rsidR="008E1A7A" w:rsidRPr="00500E55" w:rsidRDefault="008E1A7A" w:rsidP="008E1A7A">
      <w:pPr>
        <w:snapToGrid w:val="0"/>
        <w:spacing w:after="0" w:line="240" w:lineRule="auto"/>
        <w:jc w:val="both"/>
        <w:rPr>
          <w:rFonts w:ascii="PT Serif" w:hAnsi="PT Serif" w:cs="Times New Roman"/>
          <w:sz w:val="20"/>
          <w:szCs w:val="20"/>
        </w:rPr>
      </w:pPr>
    </w:p>
    <w:p w14:paraId="44E9814C" w14:textId="47B0B8A7" w:rsidR="004776A7" w:rsidRPr="00500E55" w:rsidRDefault="004776A7" w:rsidP="007473BD">
      <w:pPr>
        <w:snapToGrid w:val="0"/>
        <w:spacing w:after="0" w:line="240" w:lineRule="auto"/>
        <w:jc w:val="both"/>
        <w:rPr>
          <w:rFonts w:ascii="PT Serif" w:hAnsi="PT Serif"/>
          <w:b/>
          <w:bCs/>
          <w:sz w:val="20"/>
          <w:szCs w:val="20"/>
        </w:rPr>
      </w:pPr>
      <w:r w:rsidRPr="00500E55">
        <w:rPr>
          <w:rFonts w:ascii="PT Serif" w:hAnsi="PT Serif"/>
          <w:b/>
          <w:bCs/>
          <w:sz w:val="20"/>
          <w:szCs w:val="20"/>
        </w:rPr>
        <w:t>Results</w:t>
      </w:r>
    </w:p>
    <w:p w14:paraId="19826871" w14:textId="3C0C021A" w:rsidR="006E4B58" w:rsidRPr="00500E55" w:rsidRDefault="00266A61" w:rsidP="00266A61">
      <w:pPr>
        <w:snapToGrid w:val="0"/>
        <w:spacing w:after="0" w:line="240" w:lineRule="auto"/>
        <w:ind w:firstLine="540"/>
        <w:jc w:val="both"/>
        <w:rPr>
          <w:rFonts w:ascii="PT Serif" w:hAnsi="PT Serif"/>
          <w:sz w:val="20"/>
          <w:szCs w:val="20"/>
        </w:rPr>
      </w:pPr>
      <w:r w:rsidRPr="00500E55">
        <w:rPr>
          <w:rFonts w:ascii="PT Serif" w:hAnsi="PT Serif"/>
          <w:sz w:val="20"/>
          <w:szCs w:val="20"/>
        </w:rPr>
        <w:t>The species diffe</w:t>
      </w:r>
      <w:r w:rsidRPr="00A56B3D">
        <w:rPr>
          <w:rFonts w:ascii="PT Serif" w:hAnsi="PT Serif"/>
          <w:sz w:val="20"/>
          <w:szCs w:val="20"/>
        </w:rPr>
        <w:t xml:space="preserve">rence </w:t>
      </w:r>
      <w:r w:rsidR="00EC4CC4">
        <w:rPr>
          <w:rFonts w:ascii="PT Serif" w:hAnsi="PT Serif"/>
          <w:sz w:val="20"/>
          <w:szCs w:val="20"/>
        </w:rPr>
        <w:t>in</w:t>
      </w:r>
      <w:r w:rsidRPr="00A56B3D">
        <w:rPr>
          <w:rFonts w:ascii="PT Serif" w:hAnsi="PT Serif"/>
          <w:sz w:val="20"/>
          <w:szCs w:val="20"/>
        </w:rPr>
        <w:t xml:space="preserve"> tandem running behavior depended on the pairing combinations. In heterosexual pairing, </w:t>
      </w:r>
      <w:r w:rsidRPr="00A56B3D">
        <w:rPr>
          <w:rFonts w:ascii="PT Serif" w:hAnsi="PT Serif"/>
          <w:i/>
          <w:iCs/>
          <w:sz w:val="20"/>
          <w:szCs w:val="20"/>
        </w:rPr>
        <w:t>C. formosanus</w:t>
      </w:r>
      <w:r w:rsidRPr="00A56B3D">
        <w:rPr>
          <w:rFonts w:ascii="PT Serif" w:hAnsi="PT Serif"/>
          <w:sz w:val="20"/>
          <w:szCs w:val="20"/>
        </w:rPr>
        <w:t xml:space="preserve"> showed more stable tandems (</w:t>
      </w:r>
      <w:r w:rsidR="007C543F" w:rsidRPr="00A56B3D">
        <w:rPr>
          <w:rFonts w:ascii="PT Serif" w:hAnsi="PT Serif"/>
          <w:sz w:val="20"/>
          <w:szCs w:val="20"/>
        </w:rPr>
        <w:t xml:space="preserve">mixed-effects Cox model, </w:t>
      </w:r>
      <w:r w:rsidR="007C543F" w:rsidRPr="00A56B3D">
        <w:rPr>
          <w:rFonts w:ascii="Courier New" w:hAnsi="Courier New" w:cs="Courier New"/>
          <w:sz w:val="20"/>
          <w:szCs w:val="20"/>
        </w:rPr>
        <w:t>χ</w:t>
      </w:r>
      <w:r w:rsidR="007C543F" w:rsidRPr="00A56B3D">
        <w:rPr>
          <w:rFonts w:ascii="PT Serif" w:hAnsi="PT Serif"/>
          <w:sz w:val="20"/>
          <w:szCs w:val="20"/>
          <w:vertAlign w:val="superscript"/>
        </w:rPr>
        <w:t>2</w:t>
      </w:r>
      <w:r w:rsidR="007C543F" w:rsidRPr="00A56B3D">
        <w:rPr>
          <w:rFonts w:ascii="PT Serif" w:hAnsi="PT Serif"/>
          <w:sz w:val="20"/>
          <w:szCs w:val="20"/>
          <w:vertAlign w:val="subscript"/>
        </w:rPr>
        <w:t>1</w:t>
      </w:r>
      <w:r w:rsidR="007C543F" w:rsidRPr="00A56B3D">
        <w:rPr>
          <w:rFonts w:ascii="PT Serif" w:hAnsi="PT Serif"/>
          <w:sz w:val="20"/>
          <w:szCs w:val="20"/>
        </w:rPr>
        <w:t xml:space="preserve"> = 40.5, </w:t>
      </w:r>
      <w:r w:rsidR="007C543F" w:rsidRPr="00A56B3D">
        <w:rPr>
          <w:rFonts w:ascii="PT Serif" w:hAnsi="PT Serif"/>
          <w:i/>
          <w:iCs/>
          <w:sz w:val="20"/>
          <w:szCs w:val="20"/>
        </w:rPr>
        <w:t>P</w:t>
      </w:r>
      <w:r w:rsidR="007C543F" w:rsidRPr="00A56B3D">
        <w:rPr>
          <w:rFonts w:ascii="PT Serif" w:hAnsi="PT Serif"/>
          <w:sz w:val="20"/>
          <w:szCs w:val="20"/>
        </w:rPr>
        <w:t xml:space="preserve"> &lt; 0.001</w:t>
      </w:r>
      <w:r w:rsidRPr="00A56B3D">
        <w:rPr>
          <w:rFonts w:ascii="PT Serif" w:hAnsi="PT Serif"/>
          <w:sz w:val="20"/>
          <w:szCs w:val="20"/>
        </w:rPr>
        <w:t xml:space="preserve">, Figure S1) and spent longer time for tandem runs than </w:t>
      </w:r>
      <w:r w:rsidRPr="00A56B3D">
        <w:rPr>
          <w:rFonts w:ascii="PT Serif" w:hAnsi="PT Serif"/>
          <w:i/>
          <w:iCs/>
          <w:sz w:val="20"/>
          <w:szCs w:val="20"/>
        </w:rPr>
        <w:t xml:space="preserve">C. gestroi </w:t>
      </w:r>
      <w:r w:rsidRPr="00A56B3D">
        <w:rPr>
          <w:rFonts w:ascii="PT Serif" w:hAnsi="PT Serif"/>
          <w:sz w:val="20"/>
          <w:szCs w:val="20"/>
        </w:rPr>
        <w:t>(t-test,</w:t>
      </w:r>
      <w:r w:rsidR="00757B22" w:rsidRPr="00A56B3D">
        <w:rPr>
          <w:rFonts w:ascii="PT Serif" w:hAnsi="PT Serif"/>
          <w:sz w:val="20"/>
          <w:szCs w:val="20"/>
        </w:rPr>
        <w:t xml:space="preserve"> </w:t>
      </w:r>
      <w:r w:rsidR="00757B22" w:rsidRPr="00A56B3D">
        <w:rPr>
          <w:rFonts w:ascii="PT Serif" w:hAnsi="PT Serif"/>
          <w:i/>
          <w:iCs/>
          <w:sz w:val="20"/>
          <w:szCs w:val="20"/>
        </w:rPr>
        <w:t>t</w:t>
      </w:r>
      <w:r w:rsidR="00757B22" w:rsidRPr="00A56B3D">
        <w:rPr>
          <w:rFonts w:ascii="PT Serif" w:hAnsi="PT Serif"/>
          <w:sz w:val="20"/>
          <w:szCs w:val="20"/>
          <w:vertAlign w:val="subscript"/>
        </w:rPr>
        <w:t>82.3</w:t>
      </w:r>
      <w:r w:rsidR="00757B22" w:rsidRPr="00A56B3D">
        <w:rPr>
          <w:rFonts w:ascii="PT Serif" w:hAnsi="PT Serif"/>
          <w:sz w:val="20"/>
          <w:szCs w:val="20"/>
        </w:rPr>
        <w:t xml:space="preserve"> = 5.45, </w:t>
      </w:r>
      <w:r w:rsidR="00757B22" w:rsidRPr="00A56B3D">
        <w:rPr>
          <w:rFonts w:ascii="PT Serif" w:hAnsi="PT Serif"/>
          <w:i/>
          <w:iCs/>
          <w:sz w:val="20"/>
          <w:szCs w:val="20"/>
        </w:rPr>
        <w:t>P</w:t>
      </w:r>
      <w:r w:rsidR="00757B22" w:rsidRPr="00A56B3D">
        <w:rPr>
          <w:rFonts w:ascii="PT Serif" w:hAnsi="PT Serif"/>
          <w:sz w:val="20"/>
          <w:szCs w:val="20"/>
        </w:rPr>
        <w:t xml:space="preserve"> &lt; 0.001, </w:t>
      </w:r>
      <w:r w:rsidR="00757B22" w:rsidRPr="00A56B3D">
        <w:rPr>
          <w:rFonts w:ascii="PT Serif" w:hAnsi="PT Serif"/>
          <w:i/>
          <w:iCs/>
          <w:sz w:val="20"/>
          <w:szCs w:val="20"/>
        </w:rPr>
        <w:t>d</w:t>
      </w:r>
      <w:r w:rsidR="00757B22" w:rsidRPr="00A56B3D">
        <w:rPr>
          <w:rFonts w:ascii="PT Serif" w:hAnsi="PT Serif"/>
          <w:sz w:val="20"/>
          <w:szCs w:val="20"/>
        </w:rPr>
        <w:t xml:space="preserve"> = 1.16,</w:t>
      </w:r>
      <w:r w:rsidRPr="00A56B3D">
        <w:rPr>
          <w:rFonts w:ascii="PT Serif" w:hAnsi="PT Serif"/>
          <w:sz w:val="20"/>
          <w:szCs w:val="20"/>
        </w:rPr>
        <w:t xml:space="preserve"> Figure 1). </w:t>
      </w:r>
      <w:commentRangeStart w:id="165"/>
      <w:commentRangeStart w:id="166"/>
      <w:r w:rsidR="008A6C20" w:rsidRPr="00A56B3D">
        <w:rPr>
          <w:rFonts w:ascii="PT Serif" w:hAnsi="PT Serif"/>
          <w:sz w:val="20"/>
          <w:szCs w:val="20"/>
        </w:rPr>
        <w:t xml:space="preserve">Note that this result </w:t>
      </w:r>
      <w:r w:rsidR="00EC4CC4">
        <w:rPr>
          <w:rFonts w:ascii="PT Serif" w:hAnsi="PT Serif"/>
          <w:sz w:val="20"/>
          <w:szCs w:val="20"/>
        </w:rPr>
        <w:t>contradicts</w:t>
      </w:r>
      <w:r w:rsidR="008A6C20" w:rsidRPr="00A56B3D">
        <w:rPr>
          <w:rFonts w:ascii="PT Serif" w:hAnsi="PT Serif"/>
          <w:sz w:val="20"/>
          <w:szCs w:val="20"/>
        </w:rPr>
        <w:t xml:space="preserve"> a p</w:t>
      </w:r>
      <w:r w:rsidR="00EC4CC4">
        <w:rPr>
          <w:rFonts w:ascii="PT Serif" w:hAnsi="PT Serif"/>
          <w:sz w:val="20"/>
          <w:szCs w:val="20"/>
        </w:rPr>
        <w:t>re</w:t>
      </w:r>
      <w:r w:rsidR="008A6C20" w:rsidRPr="00A56B3D">
        <w:rPr>
          <w:rFonts w:ascii="PT Serif" w:hAnsi="PT Serif"/>
          <w:sz w:val="20"/>
          <w:szCs w:val="20"/>
        </w:rPr>
        <w:t xml:space="preserve">vious study that detected no significant difference between these two species </w:t>
      </w:r>
      <w:commentRangeEnd w:id="165"/>
      <w:r w:rsidR="00523845">
        <w:rPr>
          <w:rStyle w:val="CommentReference"/>
        </w:rPr>
        <w:commentReference w:id="165"/>
      </w:r>
      <w:commentRangeEnd w:id="166"/>
      <w:r w:rsidR="00374CA1">
        <w:rPr>
          <w:rStyle w:val="CommentReference"/>
        </w:rPr>
        <w:commentReference w:id="166"/>
      </w:r>
      <w:r w:rsidR="008A6C20" w:rsidRPr="00A56B3D">
        <w:rPr>
          <w:rFonts w:ascii="PT Serif" w:hAnsi="PT Serif"/>
          <w:sz w:val="20"/>
          <w:szCs w:val="20"/>
        </w:rPr>
        <w:fldChar w:fldCharType="begin"/>
      </w:r>
      <w:r w:rsidR="00374CA1">
        <w:rPr>
          <w:rFonts w:ascii="PT Serif" w:hAnsi="PT Serif"/>
          <w:sz w:val="20"/>
          <w:szCs w:val="20"/>
        </w:rPr>
        <w:instrText xml:space="preserve"> ADDIN ZOTERO_ITEM CSL_CITATION {"citationID":"GPpIwLG9","properties":{"formattedCitation":"[16]","plainCitation":"[16]","noteIndex":0},"citationItems":[{"id":3472,"uris":["http://zotero.org/users/9949769/items/4Y2IM8RW"],"itemData":{"id":3472,"type":"article-journal","abstract":"In collective animal motion, coordination is often achieved by feedback between leaders and followers. For stable coordination, a leader's signals and a follower's responses are hypothesized to be attuned to each other. However, their roles are difficult to disentangle in species with highly coordinated movements, hiding potential diversity of behavioural mechanisms for collective behaviour. Here, we show that two Coptotermes termite species achieve a similar level of coordination via distinct sets of complementary leader-follower interactions. Even though C. gestroi females produce less pheromone than C. formosanus, tandem runs of both species were stable. Heterospecific pairs with C. gestroi males were also stable, but not those with C. formosanus males. We attributed this to the males' adaptation to the conspecific females; C. gestroi males have a unique capacity to follow females with small amounts of pheromone, while C. formosanus males reject C. gestroi females as unsuitable but are competitive over females with large amounts of pheromone. An information-theoretic analysis supported this conclusion by detecting information flow from female to male only in stable tandems. Our study highlights cryptic interspecific variation in movement coordination, a source of novelty for the evolution of social interactions.","container-title":"Proceedings of the Royal Society B: Biological Sciences","DOI":"10.1098/rspb.2021.0998","ISSN":"14712954","issue":"1954","license":"All rights reserved","note":"PMID: 34255998","page":"20210998","title":"Coordination of movement via complementary interactions of leaders and followers in termite mating pairs","volume":"288","author":[{"family":"Mizumoto","given":"Nobuaki"},{"family":"Lee","given":"Sang Bin"},{"family":"Valentini","given":"Gabriele"},{"family":"Chouvenc","given":"Thomas"},{"family":"Pratt","given":"Stephen C."}],"issued":{"date-parts":[["2021"]]}}}],"schema":"https://github.com/citation-style-language/schema/raw/master/csl-citation.json"} </w:instrText>
      </w:r>
      <w:r w:rsidR="008A6C20" w:rsidRPr="00A56B3D">
        <w:rPr>
          <w:rFonts w:ascii="PT Serif" w:hAnsi="PT Serif"/>
          <w:sz w:val="20"/>
          <w:szCs w:val="20"/>
        </w:rPr>
        <w:fldChar w:fldCharType="separate"/>
      </w:r>
      <w:r w:rsidR="008A6C20" w:rsidRPr="00A56B3D">
        <w:rPr>
          <w:rFonts w:ascii="PT Serif" w:hAnsi="PT Serif"/>
          <w:sz w:val="20"/>
        </w:rPr>
        <w:t>[16]</w:t>
      </w:r>
      <w:r w:rsidR="008A6C20" w:rsidRPr="00A56B3D">
        <w:rPr>
          <w:rFonts w:ascii="PT Serif" w:hAnsi="PT Serif"/>
          <w:sz w:val="20"/>
          <w:szCs w:val="20"/>
        </w:rPr>
        <w:fldChar w:fldCharType="end"/>
      </w:r>
      <w:r w:rsidR="00757B22" w:rsidRPr="00A56B3D">
        <w:rPr>
          <w:rFonts w:ascii="PT Serif" w:hAnsi="PT Serif"/>
          <w:sz w:val="20"/>
          <w:szCs w:val="20"/>
        </w:rPr>
        <w:t xml:space="preserve">, </w:t>
      </w:r>
      <w:r w:rsidR="00AB2EC2">
        <w:rPr>
          <w:rFonts w:ascii="PT Serif" w:hAnsi="PT Serif"/>
          <w:sz w:val="20"/>
          <w:szCs w:val="20"/>
        </w:rPr>
        <w:t>and</w:t>
      </w:r>
      <w:r w:rsidR="008A6C20" w:rsidRPr="00A56B3D">
        <w:rPr>
          <w:rFonts w:ascii="PT Serif" w:hAnsi="PT Serif"/>
          <w:sz w:val="20"/>
          <w:szCs w:val="20"/>
        </w:rPr>
        <w:t xml:space="preserve"> </w:t>
      </w:r>
      <w:r w:rsidR="00757B22" w:rsidRPr="00A56B3D">
        <w:rPr>
          <w:rFonts w:ascii="PT Serif" w:hAnsi="PT Serif"/>
          <w:sz w:val="20"/>
          <w:szCs w:val="20"/>
        </w:rPr>
        <w:t>th</w:t>
      </w:r>
      <w:r w:rsidR="00AB2EC2">
        <w:rPr>
          <w:rFonts w:ascii="PT Serif" w:hAnsi="PT Serif"/>
          <w:sz w:val="20"/>
          <w:szCs w:val="20"/>
        </w:rPr>
        <w:t>is</w:t>
      </w:r>
      <w:r w:rsidR="008A6C20" w:rsidRPr="00A56B3D">
        <w:rPr>
          <w:rFonts w:ascii="PT Serif" w:hAnsi="PT Serif"/>
          <w:sz w:val="20"/>
          <w:szCs w:val="20"/>
        </w:rPr>
        <w:t xml:space="preserve"> contradiction is discussed in the supplementary material (</w:t>
      </w:r>
      <w:r w:rsidR="00A56B3D" w:rsidRPr="00A56B3D">
        <w:rPr>
          <w:rFonts w:ascii="PT Serif" w:hAnsi="PT Serif"/>
          <w:sz w:val="20"/>
          <w:szCs w:val="20"/>
        </w:rPr>
        <w:t xml:space="preserve">see </w:t>
      </w:r>
      <w:r w:rsidR="008A6C20" w:rsidRPr="00A56B3D">
        <w:rPr>
          <w:rFonts w:ascii="PT Serif" w:hAnsi="PT Serif"/>
          <w:sz w:val="20"/>
          <w:szCs w:val="20"/>
        </w:rPr>
        <w:t xml:space="preserve">Supplementary </w:t>
      </w:r>
      <w:r w:rsidR="00A56B3D" w:rsidRPr="00A56B3D">
        <w:rPr>
          <w:rFonts w:ascii="PT Serif" w:hAnsi="PT Serif"/>
          <w:sz w:val="20"/>
          <w:szCs w:val="20"/>
        </w:rPr>
        <w:t>Text S1, Figure S2, and Table S1</w:t>
      </w:r>
      <w:r w:rsidR="008A6C20" w:rsidRPr="00A56B3D">
        <w:rPr>
          <w:rFonts w:ascii="PT Serif" w:hAnsi="PT Serif"/>
          <w:sz w:val="20"/>
          <w:szCs w:val="20"/>
        </w:rPr>
        <w:t xml:space="preserve">). </w:t>
      </w:r>
      <w:r w:rsidR="00EC4CC4">
        <w:rPr>
          <w:rFonts w:ascii="PT Serif" w:hAnsi="PT Serif"/>
          <w:sz w:val="20"/>
          <w:szCs w:val="20"/>
        </w:rPr>
        <w:t>A s</w:t>
      </w:r>
      <w:r w:rsidRPr="00A56B3D">
        <w:rPr>
          <w:rFonts w:ascii="PT Serif" w:hAnsi="PT Serif"/>
          <w:sz w:val="20"/>
          <w:szCs w:val="20"/>
        </w:rPr>
        <w:t xml:space="preserve">omewhat similar pattern was observed in female-female pairing, where </w:t>
      </w:r>
      <w:r w:rsidRPr="00A56B3D">
        <w:rPr>
          <w:rFonts w:ascii="PT Serif" w:hAnsi="PT Serif"/>
          <w:i/>
          <w:iCs/>
          <w:sz w:val="20"/>
          <w:szCs w:val="20"/>
        </w:rPr>
        <w:t>C. formosanus</w:t>
      </w:r>
      <w:r w:rsidRPr="00A56B3D">
        <w:rPr>
          <w:rFonts w:ascii="PT Serif" w:hAnsi="PT Serif"/>
          <w:sz w:val="20"/>
          <w:szCs w:val="20"/>
        </w:rPr>
        <w:t xml:space="preserve"> showed more stable tandems than </w:t>
      </w:r>
      <w:r w:rsidRPr="00A56B3D">
        <w:rPr>
          <w:rFonts w:ascii="PT Serif" w:hAnsi="PT Serif"/>
          <w:i/>
          <w:iCs/>
          <w:sz w:val="20"/>
          <w:szCs w:val="20"/>
        </w:rPr>
        <w:t xml:space="preserve">C. gestroi </w:t>
      </w:r>
      <w:r w:rsidRPr="00A56B3D">
        <w:rPr>
          <w:rFonts w:ascii="PT Serif" w:hAnsi="PT Serif"/>
          <w:sz w:val="20"/>
          <w:szCs w:val="20"/>
        </w:rPr>
        <w:t>(</w:t>
      </w:r>
      <w:r w:rsidR="00F96AD7" w:rsidRPr="00A56B3D">
        <w:rPr>
          <w:rFonts w:ascii="PT Serif" w:hAnsi="PT Serif"/>
          <w:sz w:val="20"/>
          <w:szCs w:val="20"/>
        </w:rPr>
        <w:t xml:space="preserve">mixed-effects Cox model, </w:t>
      </w:r>
      <w:r w:rsidR="00F96AD7" w:rsidRPr="00A56B3D">
        <w:rPr>
          <w:rFonts w:ascii="Courier New" w:hAnsi="Courier New" w:cs="Courier New"/>
          <w:sz w:val="20"/>
          <w:szCs w:val="20"/>
        </w:rPr>
        <w:t>χ</w:t>
      </w:r>
      <w:r w:rsidR="00F96AD7" w:rsidRPr="00A56B3D">
        <w:rPr>
          <w:rFonts w:ascii="PT Serif" w:hAnsi="PT Serif"/>
          <w:sz w:val="20"/>
          <w:szCs w:val="20"/>
          <w:vertAlign w:val="superscript"/>
        </w:rPr>
        <w:t>2</w:t>
      </w:r>
      <w:r w:rsidR="00F96AD7" w:rsidRPr="00A56B3D">
        <w:rPr>
          <w:rFonts w:ascii="PT Serif" w:hAnsi="PT Serif"/>
          <w:sz w:val="20"/>
          <w:szCs w:val="20"/>
          <w:vertAlign w:val="subscript"/>
        </w:rPr>
        <w:t>1</w:t>
      </w:r>
      <w:r w:rsidR="00F96AD7" w:rsidRPr="00A56B3D">
        <w:rPr>
          <w:rFonts w:ascii="PT Serif" w:hAnsi="PT Serif"/>
          <w:sz w:val="20"/>
          <w:szCs w:val="20"/>
        </w:rPr>
        <w:t xml:space="preserve"> = 9.30, </w:t>
      </w:r>
      <w:r w:rsidR="00F96AD7" w:rsidRPr="00A56B3D">
        <w:rPr>
          <w:rFonts w:ascii="PT Serif" w:hAnsi="PT Serif"/>
          <w:i/>
          <w:iCs/>
          <w:sz w:val="20"/>
          <w:szCs w:val="20"/>
        </w:rPr>
        <w:t>P</w:t>
      </w:r>
      <w:r w:rsidR="00F96AD7" w:rsidRPr="00A56B3D">
        <w:rPr>
          <w:rFonts w:ascii="PT Serif" w:hAnsi="PT Serif"/>
          <w:sz w:val="20"/>
          <w:szCs w:val="20"/>
        </w:rPr>
        <w:t xml:space="preserve"> = 0.002,</w:t>
      </w:r>
      <w:r w:rsidRPr="00A56B3D">
        <w:rPr>
          <w:rFonts w:ascii="PT Serif" w:hAnsi="PT Serif"/>
          <w:sz w:val="20"/>
          <w:szCs w:val="20"/>
        </w:rPr>
        <w:t xml:space="preserve"> Figure S1), without difference in the time spent in tandem runs (</w:t>
      </w:r>
      <w:r w:rsidR="00757B22" w:rsidRPr="00A56B3D">
        <w:rPr>
          <w:rFonts w:ascii="PT Serif" w:hAnsi="PT Serif"/>
          <w:sz w:val="20"/>
          <w:szCs w:val="20"/>
        </w:rPr>
        <w:t xml:space="preserve">t-test, </w:t>
      </w:r>
      <w:r w:rsidR="00757B22" w:rsidRPr="00A56B3D">
        <w:rPr>
          <w:rFonts w:ascii="PT Serif" w:hAnsi="PT Serif"/>
          <w:i/>
          <w:iCs/>
          <w:sz w:val="20"/>
          <w:szCs w:val="20"/>
        </w:rPr>
        <w:t>t</w:t>
      </w:r>
      <w:r w:rsidR="00757B22" w:rsidRPr="00A56B3D">
        <w:rPr>
          <w:rFonts w:ascii="PT Serif" w:hAnsi="PT Serif"/>
          <w:sz w:val="20"/>
          <w:szCs w:val="20"/>
          <w:vertAlign w:val="subscript"/>
        </w:rPr>
        <w:t>8</w:t>
      </w:r>
      <w:r w:rsidR="002359E3" w:rsidRPr="00A56B3D">
        <w:rPr>
          <w:rFonts w:ascii="PT Serif" w:hAnsi="PT Serif"/>
          <w:sz w:val="20"/>
          <w:szCs w:val="20"/>
          <w:vertAlign w:val="subscript"/>
        </w:rPr>
        <w:t>3</w:t>
      </w:r>
      <w:r w:rsidR="00757B22" w:rsidRPr="00A56B3D">
        <w:rPr>
          <w:rFonts w:ascii="PT Serif" w:hAnsi="PT Serif"/>
          <w:sz w:val="20"/>
          <w:szCs w:val="20"/>
          <w:vertAlign w:val="subscript"/>
        </w:rPr>
        <w:t>.</w:t>
      </w:r>
      <w:r w:rsidR="002359E3" w:rsidRPr="00A56B3D">
        <w:rPr>
          <w:rFonts w:ascii="PT Serif" w:hAnsi="PT Serif"/>
          <w:sz w:val="20"/>
          <w:szCs w:val="20"/>
          <w:vertAlign w:val="subscript"/>
        </w:rPr>
        <w:t>6</w:t>
      </w:r>
      <w:r w:rsidR="00757B22" w:rsidRPr="00A56B3D">
        <w:rPr>
          <w:rFonts w:ascii="PT Serif" w:hAnsi="PT Serif"/>
          <w:sz w:val="20"/>
          <w:szCs w:val="20"/>
        </w:rPr>
        <w:t xml:space="preserve"> = </w:t>
      </w:r>
      <w:r w:rsidR="002359E3" w:rsidRPr="00A56B3D">
        <w:rPr>
          <w:rFonts w:ascii="PT Serif" w:hAnsi="PT Serif"/>
          <w:sz w:val="20"/>
          <w:szCs w:val="20"/>
        </w:rPr>
        <w:t>1.62</w:t>
      </w:r>
      <w:r w:rsidR="00757B22" w:rsidRPr="00A56B3D">
        <w:rPr>
          <w:rFonts w:ascii="PT Serif" w:hAnsi="PT Serif"/>
          <w:sz w:val="20"/>
          <w:szCs w:val="20"/>
        </w:rPr>
        <w:t xml:space="preserve">, </w:t>
      </w:r>
      <w:r w:rsidR="00757B22" w:rsidRPr="00A56B3D">
        <w:rPr>
          <w:rFonts w:ascii="PT Serif" w:hAnsi="PT Serif"/>
          <w:i/>
          <w:iCs/>
          <w:sz w:val="20"/>
          <w:szCs w:val="20"/>
        </w:rPr>
        <w:t>P</w:t>
      </w:r>
      <w:r w:rsidR="00757B22" w:rsidRPr="00A56B3D">
        <w:rPr>
          <w:rFonts w:ascii="PT Serif" w:hAnsi="PT Serif"/>
          <w:sz w:val="20"/>
          <w:szCs w:val="20"/>
        </w:rPr>
        <w:t xml:space="preserve"> </w:t>
      </w:r>
      <w:r w:rsidR="002359E3" w:rsidRPr="00A56B3D">
        <w:rPr>
          <w:rFonts w:ascii="PT Serif" w:hAnsi="PT Serif"/>
          <w:sz w:val="20"/>
          <w:szCs w:val="20"/>
        </w:rPr>
        <w:t>=</w:t>
      </w:r>
      <w:r w:rsidR="00757B22" w:rsidRPr="00A56B3D">
        <w:rPr>
          <w:rFonts w:ascii="PT Serif" w:hAnsi="PT Serif"/>
          <w:sz w:val="20"/>
          <w:szCs w:val="20"/>
        </w:rPr>
        <w:t xml:space="preserve"> 0.</w:t>
      </w:r>
      <w:r w:rsidR="002359E3" w:rsidRPr="00A56B3D">
        <w:rPr>
          <w:rFonts w:ascii="PT Serif" w:hAnsi="PT Serif"/>
          <w:sz w:val="20"/>
          <w:szCs w:val="20"/>
        </w:rPr>
        <w:t>109</w:t>
      </w:r>
      <w:r w:rsidR="00757B22" w:rsidRPr="00A56B3D">
        <w:rPr>
          <w:rFonts w:ascii="PT Serif" w:hAnsi="PT Serif"/>
          <w:sz w:val="20"/>
          <w:szCs w:val="20"/>
        </w:rPr>
        <w:t xml:space="preserve">, </w:t>
      </w:r>
      <w:r w:rsidR="00757B22" w:rsidRPr="00A56B3D">
        <w:rPr>
          <w:rFonts w:ascii="PT Serif" w:hAnsi="PT Serif"/>
          <w:i/>
          <w:iCs/>
          <w:sz w:val="20"/>
          <w:szCs w:val="20"/>
        </w:rPr>
        <w:t>d</w:t>
      </w:r>
      <w:r w:rsidR="00757B22" w:rsidRPr="00A56B3D">
        <w:rPr>
          <w:rFonts w:ascii="PT Serif" w:hAnsi="PT Serif"/>
          <w:sz w:val="20"/>
          <w:szCs w:val="20"/>
        </w:rPr>
        <w:t xml:space="preserve"> = </w:t>
      </w:r>
      <w:r w:rsidR="002359E3" w:rsidRPr="00A56B3D">
        <w:rPr>
          <w:rFonts w:ascii="PT Serif" w:hAnsi="PT Serif"/>
          <w:sz w:val="20"/>
          <w:szCs w:val="20"/>
        </w:rPr>
        <w:t>0.33</w:t>
      </w:r>
      <w:r w:rsidR="00757B22" w:rsidRPr="00A56B3D">
        <w:rPr>
          <w:rFonts w:ascii="PT Serif" w:hAnsi="PT Serif"/>
          <w:sz w:val="20"/>
          <w:szCs w:val="20"/>
        </w:rPr>
        <w:t>, Figure 1</w:t>
      </w:r>
      <w:r w:rsidRPr="00A56B3D">
        <w:rPr>
          <w:rFonts w:ascii="PT Serif" w:hAnsi="PT Serif"/>
          <w:sz w:val="20"/>
          <w:szCs w:val="20"/>
        </w:rPr>
        <w:t xml:space="preserve">). On the other hand, male-male pairing showed the opposite pattern, where </w:t>
      </w:r>
      <w:r w:rsidRPr="00A56B3D">
        <w:rPr>
          <w:rFonts w:ascii="PT Serif" w:hAnsi="PT Serif"/>
          <w:i/>
          <w:iCs/>
          <w:sz w:val="20"/>
          <w:szCs w:val="20"/>
        </w:rPr>
        <w:t>C. gestroi</w:t>
      </w:r>
      <w:r w:rsidRPr="00A56B3D">
        <w:rPr>
          <w:rFonts w:ascii="PT Serif" w:hAnsi="PT Serif"/>
          <w:sz w:val="20"/>
          <w:szCs w:val="20"/>
        </w:rPr>
        <w:t xml:space="preserve"> showed more stable tandems (</w:t>
      </w:r>
      <w:r w:rsidR="00F96AD7" w:rsidRPr="00A56B3D">
        <w:rPr>
          <w:rFonts w:ascii="PT Serif" w:hAnsi="PT Serif"/>
          <w:sz w:val="20"/>
          <w:szCs w:val="20"/>
        </w:rPr>
        <w:t xml:space="preserve">mixed-effects Cox model, </w:t>
      </w:r>
      <w:r w:rsidR="00F96AD7" w:rsidRPr="00A56B3D">
        <w:rPr>
          <w:rFonts w:ascii="Courier New" w:hAnsi="Courier New" w:cs="Courier New"/>
          <w:sz w:val="20"/>
          <w:szCs w:val="20"/>
        </w:rPr>
        <w:t>χ</w:t>
      </w:r>
      <w:r w:rsidR="00F96AD7" w:rsidRPr="00A56B3D">
        <w:rPr>
          <w:rFonts w:ascii="PT Serif" w:hAnsi="PT Serif"/>
          <w:sz w:val="20"/>
          <w:szCs w:val="20"/>
          <w:vertAlign w:val="superscript"/>
        </w:rPr>
        <w:t>2</w:t>
      </w:r>
      <w:r w:rsidR="00F96AD7" w:rsidRPr="00A56B3D">
        <w:rPr>
          <w:rFonts w:ascii="PT Serif" w:hAnsi="PT Serif"/>
          <w:sz w:val="20"/>
          <w:szCs w:val="20"/>
          <w:vertAlign w:val="subscript"/>
        </w:rPr>
        <w:t>1</w:t>
      </w:r>
      <w:r w:rsidR="00F96AD7" w:rsidRPr="00A56B3D">
        <w:rPr>
          <w:rFonts w:ascii="PT Serif" w:hAnsi="PT Serif"/>
          <w:sz w:val="20"/>
          <w:szCs w:val="20"/>
        </w:rPr>
        <w:t xml:space="preserve"> = 33.5, </w:t>
      </w:r>
      <w:r w:rsidR="00F96AD7" w:rsidRPr="00A56B3D">
        <w:rPr>
          <w:rFonts w:ascii="PT Serif" w:hAnsi="PT Serif"/>
          <w:i/>
          <w:iCs/>
          <w:sz w:val="20"/>
          <w:szCs w:val="20"/>
        </w:rPr>
        <w:t>P</w:t>
      </w:r>
      <w:r w:rsidR="00F96AD7" w:rsidRPr="00A56B3D">
        <w:rPr>
          <w:rFonts w:ascii="PT Serif" w:hAnsi="PT Serif"/>
          <w:sz w:val="20"/>
          <w:szCs w:val="20"/>
        </w:rPr>
        <w:t xml:space="preserve"> &lt; 0.001, </w:t>
      </w:r>
      <w:r w:rsidRPr="00A56B3D">
        <w:rPr>
          <w:rFonts w:ascii="PT Serif" w:hAnsi="PT Serif"/>
          <w:sz w:val="20"/>
          <w:szCs w:val="20"/>
        </w:rPr>
        <w:t xml:space="preserve">Figure S1) and spent longer time for tandem runs than </w:t>
      </w:r>
      <w:r w:rsidRPr="00A56B3D">
        <w:rPr>
          <w:rFonts w:ascii="PT Serif" w:hAnsi="PT Serif"/>
          <w:i/>
          <w:iCs/>
          <w:sz w:val="20"/>
          <w:szCs w:val="20"/>
        </w:rPr>
        <w:t xml:space="preserve">C. formosanus </w:t>
      </w:r>
      <w:r w:rsidR="002359E3" w:rsidRPr="00A56B3D">
        <w:rPr>
          <w:rFonts w:ascii="PT Serif" w:hAnsi="PT Serif"/>
          <w:sz w:val="20"/>
          <w:szCs w:val="20"/>
        </w:rPr>
        <w:t xml:space="preserve">(t-test, </w:t>
      </w:r>
      <w:r w:rsidR="002359E3" w:rsidRPr="00A56B3D">
        <w:rPr>
          <w:rFonts w:ascii="PT Serif" w:hAnsi="PT Serif"/>
          <w:i/>
          <w:iCs/>
          <w:sz w:val="20"/>
          <w:szCs w:val="20"/>
        </w:rPr>
        <w:t>t</w:t>
      </w:r>
      <w:r w:rsidR="002359E3" w:rsidRPr="00A56B3D">
        <w:rPr>
          <w:rFonts w:ascii="PT Serif" w:hAnsi="PT Serif"/>
          <w:sz w:val="20"/>
          <w:szCs w:val="20"/>
          <w:vertAlign w:val="subscript"/>
        </w:rPr>
        <w:t>73.9</w:t>
      </w:r>
      <w:r w:rsidR="002359E3" w:rsidRPr="00A56B3D">
        <w:rPr>
          <w:rFonts w:ascii="PT Serif" w:hAnsi="PT Serif"/>
          <w:sz w:val="20"/>
          <w:szCs w:val="20"/>
        </w:rPr>
        <w:t xml:space="preserve"> = 6.36, </w:t>
      </w:r>
      <w:r w:rsidR="002359E3" w:rsidRPr="00A56B3D">
        <w:rPr>
          <w:rFonts w:ascii="PT Serif" w:hAnsi="PT Serif"/>
          <w:i/>
          <w:iCs/>
          <w:sz w:val="20"/>
          <w:szCs w:val="20"/>
        </w:rPr>
        <w:t>P</w:t>
      </w:r>
      <w:r w:rsidR="002359E3" w:rsidRPr="00A56B3D">
        <w:rPr>
          <w:rFonts w:ascii="PT Serif" w:hAnsi="PT Serif"/>
          <w:sz w:val="20"/>
          <w:szCs w:val="20"/>
        </w:rPr>
        <w:t xml:space="preserve"> &lt; 0.001, </w:t>
      </w:r>
      <w:r w:rsidR="002359E3" w:rsidRPr="00A56B3D">
        <w:rPr>
          <w:rFonts w:ascii="PT Serif" w:hAnsi="PT Serif"/>
          <w:i/>
          <w:iCs/>
          <w:sz w:val="20"/>
          <w:szCs w:val="20"/>
        </w:rPr>
        <w:t>d</w:t>
      </w:r>
      <w:r w:rsidR="002359E3" w:rsidRPr="00A56B3D">
        <w:rPr>
          <w:rFonts w:ascii="PT Serif" w:hAnsi="PT Serif"/>
          <w:sz w:val="20"/>
          <w:szCs w:val="20"/>
        </w:rPr>
        <w:t xml:space="preserve"> = 1.35, Figure 1). </w:t>
      </w:r>
      <w:r w:rsidRPr="00A56B3D">
        <w:rPr>
          <w:rFonts w:ascii="PT Serif" w:hAnsi="PT Serif"/>
          <w:sz w:val="20"/>
          <w:szCs w:val="20"/>
        </w:rPr>
        <w:t>In either species, same-sex pai</w:t>
      </w:r>
      <w:r w:rsidRPr="00500E55">
        <w:rPr>
          <w:rFonts w:ascii="PT Serif" w:hAnsi="PT Serif"/>
          <w:sz w:val="20"/>
          <w:szCs w:val="20"/>
        </w:rPr>
        <w:t xml:space="preserve">ring was much more unstable than heterosexual pairing, with no difference between female-female pairs and male-male pairs in </w:t>
      </w:r>
      <w:r w:rsidRPr="00500E55">
        <w:rPr>
          <w:rFonts w:ascii="PT Serif" w:hAnsi="PT Serif"/>
          <w:i/>
          <w:iCs/>
          <w:sz w:val="20"/>
          <w:szCs w:val="20"/>
        </w:rPr>
        <w:t>C. gestroi</w:t>
      </w:r>
      <w:r w:rsidR="007C1BDD">
        <w:rPr>
          <w:rFonts w:ascii="PT Serif" w:hAnsi="PT Serif"/>
          <w:sz w:val="20"/>
          <w:szCs w:val="20"/>
        </w:rPr>
        <w:t xml:space="preserve"> (</w:t>
      </w:r>
      <w:r w:rsidR="00F96AD7">
        <w:rPr>
          <w:rFonts w:ascii="PT Serif" w:hAnsi="PT Serif"/>
          <w:sz w:val="20"/>
          <w:szCs w:val="20"/>
        </w:rPr>
        <w:t xml:space="preserve">comparison of time spent in tandem, </w:t>
      </w:r>
      <w:proofErr w:type="spellStart"/>
      <w:r w:rsidR="007C1BDD">
        <w:rPr>
          <w:rFonts w:ascii="PT Serif" w:hAnsi="PT Serif"/>
          <w:sz w:val="20"/>
          <w:szCs w:val="20"/>
        </w:rPr>
        <w:t>TukeyHSD</w:t>
      </w:r>
      <w:proofErr w:type="spellEnd"/>
      <w:r w:rsidR="007C1BDD">
        <w:rPr>
          <w:rFonts w:ascii="PT Serif" w:hAnsi="PT Serif"/>
          <w:sz w:val="20"/>
          <w:szCs w:val="20"/>
        </w:rPr>
        <w:t xml:space="preserve">, FM-FF: </w:t>
      </w:r>
      <w:r w:rsidR="007C1BDD" w:rsidRPr="007C1BDD">
        <w:rPr>
          <w:rFonts w:ascii="PT Serif" w:hAnsi="PT Serif"/>
          <w:i/>
          <w:iCs/>
          <w:sz w:val="20"/>
          <w:szCs w:val="20"/>
        </w:rPr>
        <w:t>P</w:t>
      </w:r>
      <w:r w:rsidR="007C1BDD">
        <w:rPr>
          <w:rFonts w:ascii="PT Serif" w:hAnsi="PT Serif"/>
          <w:sz w:val="20"/>
          <w:szCs w:val="20"/>
        </w:rPr>
        <w:t xml:space="preserve"> &lt; 0.001, </w:t>
      </w:r>
      <w:r w:rsidR="007C1BDD" w:rsidRPr="007C1BDD">
        <w:rPr>
          <w:rFonts w:ascii="PT Serif" w:hAnsi="PT Serif"/>
          <w:i/>
          <w:iCs/>
          <w:sz w:val="20"/>
          <w:szCs w:val="20"/>
        </w:rPr>
        <w:t>d</w:t>
      </w:r>
      <w:r w:rsidR="007C1BDD">
        <w:rPr>
          <w:rFonts w:ascii="PT Serif" w:hAnsi="PT Serif"/>
          <w:sz w:val="20"/>
          <w:szCs w:val="20"/>
        </w:rPr>
        <w:t xml:space="preserve"> = 1.72; FM-MM: </w:t>
      </w:r>
      <w:r w:rsidR="007C1BDD" w:rsidRPr="007C1BDD">
        <w:rPr>
          <w:rFonts w:ascii="PT Serif" w:hAnsi="PT Serif"/>
          <w:i/>
          <w:iCs/>
          <w:sz w:val="20"/>
          <w:szCs w:val="20"/>
        </w:rPr>
        <w:t>P</w:t>
      </w:r>
      <w:r w:rsidR="007C1BDD">
        <w:rPr>
          <w:rFonts w:ascii="PT Serif" w:hAnsi="PT Serif"/>
          <w:sz w:val="20"/>
          <w:szCs w:val="20"/>
        </w:rPr>
        <w:t xml:space="preserve"> &lt; 0.001, </w:t>
      </w:r>
      <w:r w:rsidR="007C1BDD" w:rsidRPr="007C1BDD">
        <w:rPr>
          <w:rFonts w:ascii="PT Serif" w:hAnsi="PT Serif"/>
          <w:i/>
          <w:iCs/>
          <w:sz w:val="20"/>
          <w:szCs w:val="20"/>
        </w:rPr>
        <w:t>d</w:t>
      </w:r>
      <w:r w:rsidR="007C1BDD">
        <w:rPr>
          <w:rFonts w:ascii="PT Serif" w:hAnsi="PT Serif"/>
          <w:sz w:val="20"/>
          <w:szCs w:val="20"/>
        </w:rPr>
        <w:t xml:space="preserve"> = 2.05; FF-MM: </w:t>
      </w:r>
      <w:r w:rsidR="007C1BDD" w:rsidRPr="007C1BDD">
        <w:rPr>
          <w:rFonts w:ascii="PT Serif" w:hAnsi="PT Serif"/>
          <w:i/>
          <w:iCs/>
          <w:sz w:val="20"/>
          <w:szCs w:val="20"/>
        </w:rPr>
        <w:t>P</w:t>
      </w:r>
      <w:r w:rsidR="007C1BDD">
        <w:rPr>
          <w:rFonts w:ascii="PT Serif" w:hAnsi="PT Serif"/>
          <w:sz w:val="20"/>
          <w:szCs w:val="20"/>
        </w:rPr>
        <w:t xml:space="preserve"> = 0.767, </w:t>
      </w:r>
      <w:r w:rsidR="007C1BDD" w:rsidRPr="007C1BDD">
        <w:rPr>
          <w:rFonts w:ascii="PT Serif" w:hAnsi="PT Serif"/>
          <w:i/>
          <w:iCs/>
          <w:sz w:val="20"/>
          <w:szCs w:val="20"/>
        </w:rPr>
        <w:t>d</w:t>
      </w:r>
      <w:r w:rsidR="007C1BDD">
        <w:rPr>
          <w:rFonts w:ascii="PT Serif" w:hAnsi="PT Serif"/>
          <w:sz w:val="20"/>
          <w:szCs w:val="20"/>
        </w:rPr>
        <w:t xml:space="preserve"> = 0.181; Figure 1)</w:t>
      </w:r>
      <w:r w:rsidRPr="00500E55">
        <w:rPr>
          <w:rFonts w:ascii="PT Serif" w:hAnsi="PT Serif"/>
          <w:sz w:val="20"/>
          <w:szCs w:val="20"/>
        </w:rPr>
        <w:t xml:space="preserve">, while larger difference between female-female pairs and male-male pairs in </w:t>
      </w:r>
      <w:r w:rsidRPr="00500E55">
        <w:rPr>
          <w:rFonts w:ascii="PT Serif" w:hAnsi="PT Serif"/>
          <w:i/>
          <w:iCs/>
          <w:sz w:val="20"/>
          <w:szCs w:val="20"/>
        </w:rPr>
        <w:t xml:space="preserve">C. </w:t>
      </w:r>
      <w:proofErr w:type="spellStart"/>
      <w:r w:rsidRPr="00500E55">
        <w:rPr>
          <w:rFonts w:ascii="PT Serif" w:hAnsi="PT Serif"/>
          <w:i/>
          <w:iCs/>
          <w:sz w:val="20"/>
          <w:szCs w:val="20"/>
        </w:rPr>
        <w:t>formosanus</w:t>
      </w:r>
      <w:proofErr w:type="spellEnd"/>
      <w:r w:rsidR="002359E3">
        <w:rPr>
          <w:rFonts w:ascii="PT Serif" w:hAnsi="PT Serif"/>
          <w:sz w:val="20"/>
          <w:szCs w:val="20"/>
        </w:rPr>
        <w:t xml:space="preserve"> </w:t>
      </w:r>
      <w:r w:rsidR="007C1BDD">
        <w:rPr>
          <w:rFonts w:ascii="PT Serif" w:hAnsi="PT Serif"/>
          <w:sz w:val="20"/>
          <w:szCs w:val="20"/>
        </w:rPr>
        <w:t>(</w:t>
      </w:r>
      <w:proofErr w:type="spellStart"/>
      <w:r w:rsidR="007C1BDD">
        <w:rPr>
          <w:rFonts w:ascii="PT Serif" w:hAnsi="PT Serif"/>
          <w:sz w:val="20"/>
          <w:szCs w:val="20"/>
        </w:rPr>
        <w:t>TukeyHSD</w:t>
      </w:r>
      <w:proofErr w:type="spellEnd"/>
      <w:r w:rsidR="007C1BDD">
        <w:rPr>
          <w:rFonts w:ascii="PT Serif" w:hAnsi="PT Serif"/>
          <w:sz w:val="20"/>
          <w:szCs w:val="20"/>
        </w:rPr>
        <w:t xml:space="preserve">, FM-FF: </w:t>
      </w:r>
      <w:r w:rsidR="007C1BDD" w:rsidRPr="007C1BDD">
        <w:rPr>
          <w:rFonts w:ascii="PT Serif" w:hAnsi="PT Serif"/>
          <w:i/>
          <w:iCs/>
          <w:sz w:val="20"/>
          <w:szCs w:val="20"/>
        </w:rPr>
        <w:t>P</w:t>
      </w:r>
      <w:r w:rsidR="007C1BDD">
        <w:rPr>
          <w:rFonts w:ascii="PT Serif" w:hAnsi="PT Serif"/>
          <w:sz w:val="20"/>
          <w:szCs w:val="20"/>
        </w:rPr>
        <w:t xml:space="preserve"> &lt; 0.001, </w:t>
      </w:r>
      <w:r w:rsidR="007C1BDD" w:rsidRPr="007C1BDD">
        <w:rPr>
          <w:rFonts w:ascii="PT Serif" w:hAnsi="PT Serif"/>
          <w:i/>
          <w:iCs/>
          <w:sz w:val="20"/>
          <w:szCs w:val="20"/>
        </w:rPr>
        <w:t>d</w:t>
      </w:r>
      <w:r w:rsidR="007C1BDD">
        <w:rPr>
          <w:rFonts w:ascii="PT Serif" w:hAnsi="PT Serif"/>
          <w:sz w:val="20"/>
          <w:szCs w:val="20"/>
        </w:rPr>
        <w:t xml:space="preserve"> = 2.79; FM-MM: </w:t>
      </w:r>
      <w:r w:rsidR="007C1BDD" w:rsidRPr="007C1BDD">
        <w:rPr>
          <w:rFonts w:ascii="PT Serif" w:hAnsi="PT Serif"/>
          <w:i/>
          <w:iCs/>
          <w:sz w:val="20"/>
          <w:szCs w:val="20"/>
        </w:rPr>
        <w:t>P</w:t>
      </w:r>
      <w:r w:rsidR="007C1BDD">
        <w:rPr>
          <w:rFonts w:ascii="PT Serif" w:hAnsi="PT Serif"/>
          <w:sz w:val="20"/>
          <w:szCs w:val="20"/>
        </w:rPr>
        <w:t xml:space="preserve"> &lt; 0.001, </w:t>
      </w:r>
      <w:r w:rsidR="007C1BDD" w:rsidRPr="007C1BDD">
        <w:rPr>
          <w:rFonts w:ascii="PT Serif" w:hAnsi="PT Serif"/>
          <w:i/>
          <w:iCs/>
          <w:sz w:val="20"/>
          <w:szCs w:val="20"/>
        </w:rPr>
        <w:t>d</w:t>
      </w:r>
      <w:r w:rsidR="007C1BDD">
        <w:rPr>
          <w:rFonts w:ascii="PT Serif" w:hAnsi="PT Serif"/>
          <w:sz w:val="20"/>
          <w:szCs w:val="20"/>
        </w:rPr>
        <w:t xml:space="preserve"> = 4.16; FF-MM: </w:t>
      </w:r>
      <w:r w:rsidR="007C1BDD" w:rsidRPr="007C1BDD">
        <w:rPr>
          <w:rFonts w:ascii="PT Serif" w:hAnsi="PT Serif"/>
          <w:i/>
          <w:iCs/>
          <w:sz w:val="20"/>
          <w:szCs w:val="20"/>
        </w:rPr>
        <w:t>P</w:t>
      </w:r>
      <w:r w:rsidR="007C1BDD">
        <w:rPr>
          <w:rFonts w:ascii="PT Serif" w:hAnsi="PT Serif"/>
          <w:sz w:val="20"/>
          <w:szCs w:val="20"/>
        </w:rPr>
        <w:t xml:space="preserve"> &lt; 0.001, </w:t>
      </w:r>
      <w:r w:rsidR="007C1BDD" w:rsidRPr="007C1BDD">
        <w:rPr>
          <w:rFonts w:ascii="PT Serif" w:hAnsi="PT Serif"/>
          <w:i/>
          <w:iCs/>
          <w:sz w:val="20"/>
          <w:szCs w:val="20"/>
        </w:rPr>
        <w:t>d</w:t>
      </w:r>
      <w:r w:rsidR="007C1BDD">
        <w:rPr>
          <w:rFonts w:ascii="PT Serif" w:hAnsi="PT Serif"/>
          <w:sz w:val="20"/>
          <w:szCs w:val="20"/>
        </w:rPr>
        <w:t xml:space="preserve"> = 1.65; Figure 1)</w:t>
      </w:r>
      <w:r w:rsidRPr="00500E55">
        <w:rPr>
          <w:rFonts w:ascii="PT Serif" w:hAnsi="PT Serif"/>
          <w:sz w:val="20"/>
          <w:szCs w:val="20"/>
        </w:rPr>
        <w:t>.</w:t>
      </w:r>
    </w:p>
    <w:p w14:paraId="1EA6C1B2" w14:textId="77777777" w:rsidR="00EC0EDC" w:rsidRPr="00500E55" w:rsidRDefault="00EC0EDC" w:rsidP="00266A61">
      <w:pPr>
        <w:snapToGrid w:val="0"/>
        <w:spacing w:after="0" w:line="240" w:lineRule="auto"/>
        <w:ind w:firstLine="540"/>
        <w:jc w:val="both"/>
        <w:rPr>
          <w:rFonts w:ascii="PT Serif" w:hAnsi="PT Serif"/>
          <w:sz w:val="20"/>
          <w:szCs w:val="20"/>
        </w:rPr>
      </w:pPr>
    </w:p>
    <w:p w14:paraId="4536DFE4" w14:textId="79C29A3E" w:rsidR="00C64409" w:rsidRPr="00500E55" w:rsidRDefault="00EC0EDC" w:rsidP="00EC0EDC">
      <w:pPr>
        <w:snapToGrid w:val="0"/>
        <w:spacing w:after="0" w:line="240" w:lineRule="auto"/>
        <w:jc w:val="center"/>
        <w:rPr>
          <w:rFonts w:ascii="PT Serif" w:hAnsi="PT Serif"/>
          <w:sz w:val="20"/>
          <w:szCs w:val="20"/>
        </w:rPr>
      </w:pPr>
      <w:del w:id="167" w:author="Nobuaki Mizumoto [2]" w:date="2024-03-03T06:23:00Z">
        <w:r w:rsidRPr="00500E55" w:rsidDel="00C64409">
          <w:rPr>
            <w:rFonts w:ascii="PT Serif" w:hAnsi="PT Serif"/>
            <w:noProof/>
            <w:sz w:val="20"/>
            <w:szCs w:val="20"/>
          </w:rPr>
          <w:lastRenderedPageBreak/>
          <w:drawing>
            <wp:inline distT="0" distB="0" distL="0" distR="0" wp14:anchorId="294C8A45" wp14:editId="0DA67254">
              <wp:extent cx="3697605" cy="3864610"/>
              <wp:effectExtent l="0" t="0" r="0" b="2540"/>
              <wp:docPr id="11837996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97605" cy="3864610"/>
                      </a:xfrm>
                      <a:prstGeom prst="rect">
                        <a:avLst/>
                      </a:prstGeom>
                      <a:noFill/>
                      <a:ln>
                        <a:noFill/>
                      </a:ln>
                    </pic:spPr>
                  </pic:pic>
                </a:graphicData>
              </a:graphic>
            </wp:inline>
          </w:drawing>
        </w:r>
      </w:del>
      <w:ins w:id="168" w:author="Nobuaki Mizumoto [2]" w:date="2024-03-05T10:00:00Z">
        <w:r w:rsidR="00197492">
          <w:rPr>
            <w:rFonts w:ascii="PT Serif" w:hAnsi="PT Serif"/>
            <w:noProof/>
            <w:sz w:val="20"/>
            <w:szCs w:val="20"/>
          </w:rPr>
          <w:drawing>
            <wp:inline distT="0" distB="0" distL="0" distR="0" wp14:anchorId="49F5DDF5" wp14:editId="1027427E">
              <wp:extent cx="5943600" cy="3657600"/>
              <wp:effectExtent l="0" t="0" r="0" b="0"/>
              <wp:docPr id="1815458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ins>
    </w:p>
    <w:p w14:paraId="45ACDEAF" w14:textId="2A13A94B" w:rsidR="00EC0EDC" w:rsidRPr="00500E55" w:rsidRDefault="00EC0EDC" w:rsidP="00EC0EDC">
      <w:pPr>
        <w:tabs>
          <w:tab w:val="left" w:pos="720"/>
          <w:tab w:val="left" w:pos="9360"/>
        </w:tabs>
        <w:snapToGrid w:val="0"/>
        <w:spacing w:after="0" w:line="240" w:lineRule="auto"/>
        <w:ind w:left="720" w:right="720"/>
        <w:jc w:val="both"/>
        <w:rPr>
          <w:rFonts w:ascii="PT Serif" w:hAnsi="PT Serif"/>
          <w:sz w:val="20"/>
          <w:szCs w:val="20"/>
        </w:rPr>
      </w:pPr>
      <w:r w:rsidRPr="00500E55">
        <w:rPr>
          <w:rFonts w:ascii="PT Serif" w:hAnsi="PT Serif"/>
          <w:b/>
          <w:bCs/>
          <w:sz w:val="20"/>
          <w:szCs w:val="20"/>
        </w:rPr>
        <w:t>Figure 1.</w:t>
      </w:r>
      <w:r w:rsidRPr="00500E55">
        <w:rPr>
          <w:rFonts w:ascii="PT Serif" w:hAnsi="PT Serif"/>
          <w:sz w:val="20"/>
          <w:szCs w:val="20"/>
        </w:rPr>
        <w:t xml:space="preserve"> </w:t>
      </w:r>
      <w:commentRangeStart w:id="169"/>
      <w:r w:rsidRPr="00500E55">
        <w:rPr>
          <w:rFonts w:ascii="PT Serif" w:hAnsi="PT Serif"/>
          <w:sz w:val="20"/>
          <w:szCs w:val="20"/>
        </w:rPr>
        <w:t xml:space="preserve">Comparison </w:t>
      </w:r>
      <w:commentRangeEnd w:id="169"/>
      <w:r w:rsidR="00FD70E8">
        <w:rPr>
          <w:rStyle w:val="CommentReference"/>
        </w:rPr>
        <w:commentReference w:id="169"/>
      </w:r>
      <w:r w:rsidRPr="00500E55">
        <w:rPr>
          <w:rFonts w:ascii="PT Serif" w:hAnsi="PT Serif"/>
          <w:sz w:val="20"/>
          <w:szCs w:val="20"/>
        </w:rPr>
        <w:t xml:space="preserve">of the total time spent in tandem among pairing combinations and species. </w:t>
      </w:r>
      <w:r w:rsidR="00500E55" w:rsidRPr="00500E55">
        <w:rPr>
          <w:rFonts w:ascii="PT Serif" w:hAnsi="PT Serif"/>
          <w:sz w:val="20"/>
          <w:szCs w:val="20"/>
        </w:rPr>
        <w:t>The sex</w:t>
      </w:r>
      <w:r w:rsidR="00EC4CC4">
        <w:rPr>
          <w:rFonts w:ascii="PT Serif" w:hAnsi="PT Serif"/>
          <w:sz w:val="20"/>
          <w:szCs w:val="20"/>
        </w:rPr>
        <w:t>-</w:t>
      </w:r>
      <w:r w:rsidR="00500E55" w:rsidRPr="00500E55">
        <w:rPr>
          <w:rFonts w:ascii="PT Serif" w:hAnsi="PT Serif"/>
          <w:sz w:val="20"/>
          <w:szCs w:val="20"/>
        </w:rPr>
        <w:t xml:space="preserve">attracting pheromone is visualized </w:t>
      </w:r>
      <w:commentRangeStart w:id="170"/>
      <w:r w:rsidR="00500E55" w:rsidRPr="00500E55">
        <w:rPr>
          <w:rFonts w:ascii="PT Serif" w:hAnsi="PT Serif"/>
          <w:sz w:val="20"/>
          <w:szCs w:val="20"/>
        </w:rPr>
        <w:t>below</w:t>
      </w:r>
      <w:commentRangeEnd w:id="170"/>
      <w:r w:rsidR="00FD70E8">
        <w:rPr>
          <w:rStyle w:val="CommentReference"/>
        </w:rPr>
        <w:commentReference w:id="170"/>
      </w:r>
      <w:r w:rsidR="00500E55" w:rsidRPr="00500E55">
        <w:rPr>
          <w:rFonts w:ascii="PT Serif" w:hAnsi="PT Serif"/>
          <w:sz w:val="20"/>
          <w:szCs w:val="20"/>
        </w:rPr>
        <w:t>.</w:t>
      </w:r>
      <w:ins w:id="171" w:author="Nobuaki Mizumoto [2]" w:date="2024-03-02T06:29:00Z">
        <w:r w:rsidR="00374CA1">
          <w:rPr>
            <w:rFonts w:ascii="PT Serif" w:hAnsi="PT Serif"/>
            <w:sz w:val="20"/>
            <w:szCs w:val="20"/>
          </w:rPr>
          <w:t xml:space="preserve"> </w:t>
        </w:r>
      </w:ins>
      <w:ins w:id="172" w:author="Nobuaki Mizumoto [2]" w:date="2024-03-02T06:30:00Z">
        <w:r w:rsidR="00374CA1">
          <w:rPr>
            <w:rFonts w:ascii="PT Serif" w:hAnsi="PT Serif"/>
            <w:sz w:val="20"/>
            <w:szCs w:val="20"/>
          </w:rPr>
          <w:t>The data is bound to 1,800 sec as the observation ended at this point.</w:t>
        </w:r>
      </w:ins>
    </w:p>
    <w:p w14:paraId="28BD1FF5" w14:textId="77777777" w:rsidR="00EC0EDC" w:rsidRPr="00500E55" w:rsidRDefault="00EC0EDC" w:rsidP="00266A61">
      <w:pPr>
        <w:snapToGrid w:val="0"/>
        <w:spacing w:after="0" w:line="240" w:lineRule="auto"/>
        <w:ind w:firstLine="540"/>
        <w:jc w:val="both"/>
        <w:rPr>
          <w:rFonts w:ascii="PT Serif" w:hAnsi="PT Serif"/>
          <w:sz w:val="20"/>
          <w:szCs w:val="20"/>
        </w:rPr>
      </w:pPr>
    </w:p>
    <w:p w14:paraId="4033EF63" w14:textId="249B7B8E" w:rsidR="0098318A" w:rsidRDefault="006F5FDD" w:rsidP="0098318A">
      <w:pPr>
        <w:snapToGrid w:val="0"/>
        <w:spacing w:after="0" w:line="240" w:lineRule="auto"/>
        <w:ind w:firstLine="540"/>
        <w:jc w:val="both"/>
        <w:rPr>
          <w:rFonts w:ascii="PT Serif" w:hAnsi="PT Serif"/>
          <w:sz w:val="20"/>
          <w:szCs w:val="20"/>
        </w:rPr>
      </w:pPr>
      <w:r w:rsidRPr="00500E55">
        <w:rPr>
          <w:rFonts w:ascii="PT Serif" w:hAnsi="PT Serif"/>
          <w:sz w:val="20"/>
          <w:szCs w:val="20"/>
        </w:rPr>
        <w:t>After separations, all combinations showed speed differences</w:t>
      </w:r>
      <w:r w:rsidR="00865581" w:rsidRPr="00500E55">
        <w:rPr>
          <w:rFonts w:ascii="PT Serif" w:hAnsi="PT Serif"/>
          <w:sz w:val="20"/>
          <w:szCs w:val="20"/>
        </w:rPr>
        <w:t xml:space="preserve"> between partners</w:t>
      </w:r>
      <w:r w:rsidRPr="00500E55">
        <w:rPr>
          <w:rFonts w:ascii="PT Serif" w:hAnsi="PT Serif"/>
          <w:sz w:val="20"/>
          <w:szCs w:val="20"/>
        </w:rPr>
        <w:t>.</w:t>
      </w:r>
      <w:r w:rsidR="00865581" w:rsidRPr="00500E55">
        <w:rPr>
          <w:rFonts w:ascii="PT Serif" w:hAnsi="PT Serif"/>
          <w:sz w:val="20"/>
          <w:szCs w:val="20"/>
        </w:rPr>
        <w:t xml:space="preserve"> As shown in previous studies</w:t>
      </w:r>
      <w:r w:rsidR="009527F1">
        <w:rPr>
          <w:rFonts w:ascii="PT Serif" w:hAnsi="PT Serif"/>
          <w:sz w:val="20"/>
          <w:szCs w:val="20"/>
        </w:rPr>
        <w:t xml:space="preserve"> </w:t>
      </w:r>
      <w:r w:rsidR="009527F1">
        <w:rPr>
          <w:rFonts w:ascii="PT Serif" w:hAnsi="PT Serif"/>
          <w:sz w:val="20"/>
          <w:szCs w:val="20"/>
        </w:rPr>
        <w:fldChar w:fldCharType="begin"/>
      </w:r>
      <w:r w:rsidR="00374CA1">
        <w:rPr>
          <w:rFonts w:ascii="PT Serif" w:hAnsi="PT Serif"/>
          <w:sz w:val="20"/>
          <w:szCs w:val="20"/>
        </w:rPr>
        <w:instrText xml:space="preserve"> ADDIN ZOTERO_ITEM CSL_CITATION {"citationID":"1efhe6Ym","properties":{"formattedCitation":"[17,18]","plainCitation":"[17,18]","noteIndex":0},"citationItems":[{"id":3460,"uris":["http://zotero.org/users/9949769/items/8NTY2R6I"],"itemData":{"id":3460,"type":"article-journal","abstract":"How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id":3289,"uris":["http://zotero.org/users/9949769/items/FZFVDHJA"],"itemData":{"id":3289,"type":"article-journal","abstract":"Parental care is a notable aspect of reproductive effort in many animals. The interaction between offspring begging and the parental feeding response is an important communication mechanism that regulates offspring food supply, and reducing the cost of superfluous begging is beneficial to both parents and offspring. Here we concluded that parents of the burying beetle Nicrophorus quadripunctatus inform their offspring of their preparation for provisioning by emitting “provisioning pheromone.” Female parents emitted an antimicrobial aromatic compound, 2-phenoxyethanol, in their regurgitation before provisioning, and this compound elicits begging behavior from their offspring. Furthermore, begging incurs growth and survival costs, and parents spent more than 85% of their time in close proximity to their offspring without provisioning. Therefore, it is suggested that limiting offspring begging during provisioning is beneficial to both parents and offspring. We report here a novel aspect of parent-offspring communication in family life.","container-title":"Journal of Animal Ecology","DOI":"10.1111/1365-2656.13320","ISSN":"0021-8790","license":"All rights reserved","page":"2542-2552","title":"Termite males enhance mating encounters by changing speed according to density","volume":"89","author":[{"family":"Mizumoto","given":"Nobuaki"},{"family":"Rizo","given":"Arturo"},{"family":"Pratt","given":"Stephen C."},{"family":"Chouvenc","given":"Thomas"}],"issued":{"date-parts":[["2020"]]}}}],"schema":"https://github.com/citation-style-language/schema/raw/master/csl-citation.json"} </w:instrText>
      </w:r>
      <w:r w:rsidR="009527F1">
        <w:rPr>
          <w:rFonts w:ascii="PT Serif" w:hAnsi="PT Serif"/>
          <w:sz w:val="20"/>
          <w:szCs w:val="20"/>
        </w:rPr>
        <w:fldChar w:fldCharType="separate"/>
      </w:r>
      <w:r w:rsidR="009527F1" w:rsidRPr="009527F1">
        <w:rPr>
          <w:rFonts w:ascii="PT Serif" w:hAnsi="PT Serif"/>
          <w:sz w:val="20"/>
        </w:rPr>
        <w:t>[17,18]</w:t>
      </w:r>
      <w:r w:rsidR="009527F1">
        <w:rPr>
          <w:rFonts w:ascii="PT Serif" w:hAnsi="PT Serif"/>
          <w:sz w:val="20"/>
          <w:szCs w:val="20"/>
        </w:rPr>
        <w:fldChar w:fldCharType="end"/>
      </w:r>
      <w:r w:rsidR="00865581" w:rsidRPr="00500E55">
        <w:rPr>
          <w:rFonts w:ascii="PT Serif" w:hAnsi="PT Serif"/>
          <w:sz w:val="20"/>
          <w:szCs w:val="20"/>
        </w:rPr>
        <w:t>,</w:t>
      </w:r>
      <w:r w:rsidR="008A6C20">
        <w:rPr>
          <w:rFonts w:ascii="PT Serif" w:hAnsi="PT Serif"/>
          <w:sz w:val="20"/>
          <w:szCs w:val="20"/>
        </w:rPr>
        <w:t xml:space="preserve"> in heterosexual pairs,</w:t>
      </w:r>
      <w:r w:rsidR="00865581" w:rsidRPr="00500E55">
        <w:rPr>
          <w:rFonts w:ascii="PT Serif" w:hAnsi="PT Serif"/>
          <w:sz w:val="20"/>
          <w:szCs w:val="20"/>
        </w:rPr>
        <w:t xml:space="preserve"> male followers sped up while female leaders slowed down after separation to enhance the probability of reunions</w:t>
      </w:r>
      <w:r w:rsidR="008A6C20">
        <w:rPr>
          <w:rFonts w:ascii="PT Serif" w:hAnsi="PT Serif"/>
          <w:sz w:val="20"/>
          <w:szCs w:val="20"/>
        </w:rPr>
        <w:t xml:space="preserve"> (Figure 2)</w:t>
      </w:r>
      <w:r w:rsidR="00865581" w:rsidRPr="00500E55">
        <w:rPr>
          <w:rFonts w:ascii="PT Serif" w:hAnsi="PT Serif"/>
          <w:sz w:val="20"/>
          <w:szCs w:val="20"/>
        </w:rPr>
        <w:t xml:space="preserve">. </w:t>
      </w:r>
      <w:r w:rsidR="008A6C20">
        <w:rPr>
          <w:rFonts w:ascii="PT Serif" w:hAnsi="PT Serif"/>
          <w:sz w:val="20"/>
          <w:szCs w:val="20"/>
        </w:rPr>
        <w:t>S</w:t>
      </w:r>
      <w:r w:rsidR="00865581" w:rsidRPr="00500E55">
        <w:rPr>
          <w:rFonts w:ascii="PT Serif" w:hAnsi="PT Serif"/>
          <w:sz w:val="20"/>
          <w:szCs w:val="20"/>
        </w:rPr>
        <w:t>imilar movement differences</w:t>
      </w:r>
      <w:r w:rsidR="008A6C20">
        <w:rPr>
          <w:rFonts w:ascii="PT Serif" w:hAnsi="PT Serif"/>
          <w:sz w:val="20"/>
          <w:szCs w:val="20"/>
        </w:rPr>
        <w:t xml:space="preserve"> between partners</w:t>
      </w:r>
      <w:r w:rsidR="00865581" w:rsidRPr="00500E55">
        <w:rPr>
          <w:rFonts w:ascii="PT Serif" w:hAnsi="PT Serif"/>
          <w:sz w:val="20"/>
          <w:szCs w:val="20"/>
        </w:rPr>
        <w:t xml:space="preserve"> were observed in same-sex pairings</w:t>
      </w:r>
      <w:r w:rsidR="008A6C20">
        <w:rPr>
          <w:rFonts w:ascii="PT Serif" w:hAnsi="PT Serif"/>
          <w:sz w:val="20"/>
          <w:szCs w:val="20"/>
        </w:rPr>
        <w:t xml:space="preserve"> (Figure 2). However,</w:t>
      </w:r>
      <w:r w:rsidR="00865581" w:rsidRPr="00500E55">
        <w:rPr>
          <w:rFonts w:ascii="PT Serif" w:hAnsi="PT Serif"/>
          <w:sz w:val="20"/>
          <w:szCs w:val="20"/>
        </w:rPr>
        <w:t xml:space="preserve"> the levels of difference between partners </w:t>
      </w:r>
      <w:r w:rsidR="00570E43" w:rsidRPr="00500E55">
        <w:rPr>
          <w:rFonts w:ascii="PT Serif" w:hAnsi="PT Serif"/>
          <w:sz w:val="20"/>
          <w:szCs w:val="20"/>
        </w:rPr>
        <w:t>were</w:t>
      </w:r>
      <w:r w:rsidR="00865581" w:rsidRPr="00500E55">
        <w:rPr>
          <w:rFonts w:ascii="PT Serif" w:hAnsi="PT Serif"/>
          <w:sz w:val="20"/>
          <w:szCs w:val="20"/>
        </w:rPr>
        <w:t xml:space="preserve"> smaller </w:t>
      </w:r>
      <w:r w:rsidR="008A6C20">
        <w:rPr>
          <w:rFonts w:ascii="PT Serif" w:hAnsi="PT Serif"/>
          <w:sz w:val="20"/>
          <w:szCs w:val="20"/>
        </w:rPr>
        <w:t xml:space="preserve">in same-sex pairing, compared with heterosexual pairs both in </w:t>
      </w:r>
      <w:r w:rsidR="008A6C20" w:rsidRPr="008A6C20">
        <w:rPr>
          <w:rFonts w:ascii="PT Serif" w:hAnsi="PT Serif"/>
          <w:i/>
          <w:iCs/>
          <w:sz w:val="20"/>
          <w:szCs w:val="20"/>
        </w:rPr>
        <w:t>C. formosanus</w:t>
      </w:r>
      <w:r w:rsidR="008A6C20">
        <w:rPr>
          <w:rFonts w:ascii="PT Serif" w:hAnsi="PT Serif"/>
          <w:sz w:val="20"/>
          <w:szCs w:val="20"/>
        </w:rPr>
        <w:t xml:space="preserve"> </w:t>
      </w:r>
      <w:r w:rsidR="00865581" w:rsidRPr="00500E55">
        <w:rPr>
          <w:rFonts w:ascii="PT Serif" w:hAnsi="PT Serif"/>
          <w:sz w:val="20"/>
          <w:szCs w:val="20"/>
        </w:rPr>
        <w:t>(</w:t>
      </w:r>
      <w:r w:rsidR="009527F1">
        <w:rPr>
          <w:rFonts w:ascii="PT Serif" w:hAnsi="PT Serif"/>
          <w:sz w:val="20"/>
          <w:szCs w:val="20"/>
        </w:rPr>
        <w:t xml:space="preserve">LMM, </w:t>
      </w:r>
      <w:r w:rsidR="009527F1" w:rsidRPr="0098318A">
        <w:rPr>
          <w:rFonts w:ascii="Courier New" w:hAnsi="Courier New" w:cs="Courier New"/>
          <w:sz w:val="20"/>
          <w:szCs w:val="20"/>
        </w:rPr>
        <w:t>χ</w:t>
      </w:r>
      <w:r w:rsidR="0098318A" w:rsidRPr="0098318A">
        <w:rPr>
          <w:rFonts w:ascii="PT Serif" w:hAnsi="PT Serif"/>
          <w:sz w:val="20"/>
          <w:szCs w:val="20"/>
          <w:vertAlign w:val="superscript"/>
        </w:rPr>
        <w:t>2</w:t>
      </w:r>
      <w:r w:rsidR="0098318A" w:rsidRPr="0098318A">
        <w:rPr>
          <w:rFonts w:ascii="PT Serif" w:hAnsi="PT Serif" w:hint="eastAsia"/>
          <w:sz w:val="20"/>
          <w:szCs w:val="20"/>
          <w:vertAlign w:val="subscript"/>
        </w:rPr>
        <w:t>2</w:t>
      </w:r>
      <w:r w:rsidR="0098318A">
        <w:rPr>
          <w:rFonts w:ascii="PT Serif" w:hAnsi="PT Serif"/>
          <w:sz w:val="20"/>
          <w:szCs w:val="20"/>
        </w:rPr>
        <w:t xml:space="preserve"> = 55</w:t>
      </w:r>
      <w:r w:rsidR="009527F1" w:rsidRPr="009527F1">
        <w:rPr>
          <w:rFonts w:ascii="PT Serif" w:hAnsi="PT Serif"/>
          <w:sz w:val="20"/>
          <w:szCs w:val="20"/>
        </w:rPr>
        <w:t>.</w:t>
      </w:r>
      <w:r w:rsidR="0098318A">
        <w:rPr>
          <w:rFonts w:ascii="PT Serif" w:hAnsi="PT Serif"/>
          <w:sz w:val="20"/>
          <w:szCs w:val="20"/>
        </w:rPr>
        <w:t xml:space="preserve">9, </w:t>
      </w:r>
      <w:r w:rsidR="0098318A" w:rsidRPr="0098318A">
        <w:rPr>
          <w:rFonts w:ascii="PT Serif" w:hAnsi="PT Serif"/>
          <w:i/>
          <w:iCs/>
          <w:sz w:val="20"/>
          <w:szCs w:val="20"/>
        </w:rPr>
        <w:t>P</w:t>
      </w:r>
      <w:r w:rsidR="0098318A">
        <w:rPr>
          <w:rFonts w:ascii="PT Serif" w:hAnsi="PT Serif"/>
          <w:sz w:val="20"/>
          <w:szCs w:val="20"/>
        </w:rPr>
        <w:t xml:space="preserve"> &lt; 0.001; Tukey</w:t>
      </w:r>
      <w:r w:rsidR="00AB2EC2">
        <w:rPr>
          <w:rFonts w:ascii="PT Serif" w:hAnsi="PT Serif"/>
          <w:sz w:val="20"/>
          <w:szCs w:val="20"/>
        </w:rPr>
        <w:t xml:space="preserve">’s </w:t>
      </w:r>
      <w:r w:rsidR="0098318A">
        <w:rPr>
          <w:rFonts w:ascii="PT Serif" w:hAnsi="PT Serif"/>
          <w:sz w:val="20"/>
          <w:szCs w:val="20"/>
        </w:rPr>
        <w:t xml:space="preserve">HSD, FM-FF: </w:t>
      </w:r>
      <w:r w:rsidR="0098318A" w:rsidRPr="0098318A">
        <w:rPr>
          <w:rFonts w:ascii="PT Serif" w:hAnsi="PT Serif"/>
          <w:i/>
          <w:iCs/>
          <w:sz w:val="20"/>
          <w:szCs w:val="20"/>
        </w:rPr>
        <w:t>z</w:t>
      </w:r>
      <w:r w:rsidR="0098318A">
        <w:rPr>
          <w:rFonts w:ascii="PT Serif" w:hAnsi="PT Serif"/>
          <w:sz w:val="20"/>
          <w:szCs w:val="20"/>
        </w:rPr>
        <w:t xml:space="preserve"> = 6.77, </w:t>
      </w:r>
      <w:r w:rsidR="0098318A" w:rsidRPr="0098318A">
        <w:rPr>
          <w:rFonts w:ascii="PT Serif" w:hAnsi="PT Serif"/>
          <w:i/>
          <w:iCs/>
          <w:sz w:val="20"/>
          <w:szCs w:val="20"/>
        </w:rPr>
        <w:t>P</w:t>
      </w:r>
      <w:r w:rsidR="0098318A">
        <w:rPr>
          <w:rFonts w:ascii="PT Serif" w:hAnsi="PT Serif"/>
          <w:sz w:val="20"/>
          <w:szCs w:val="20"/>
        </w:rPr>
        <w:t xml:space="preserve"> &lt; 0.001;</w:t>
      </w:r>
      <w:r w:rsidR="0098318A" w:rsidRPr="0098318A">
        <w:rPr>
          <w:rFonts w:ascii="PT Serif" w:hAnsi="PT Serif"/>
          <w:sz w:val="20"/>
          <w:szCs w:val="20"/>
        </w:rPr>
        <w:t xml:space="preserve"> </w:t>
      </w:r>
      <w:r w:rsidR="0098318A">
        <w:rPr>
          <w:rFonts w:ascii="PT Serif" w:hAnsi="PT Serif"/>
          <w:sz w:val="20"/>
          <w:szCs w:val="20"/>
        </w:rPr>
        <w:t xml:space="preserve">FM-FF: </w:t>
      </w:r>
      <w:r w:rsidR="0098318A" w:rsidRPr="0098318A">
        <w:rPr>
          <w:rFonts w:ascii="PT Serif" w:hAnsi="PT Serif"/>
          <w:i/>
          <w:iCs/>
          <w:sz w:val="20"/>
          <w:szCs w:val="20"/>
        </w:rPr>
        <w:t>z</w:t>
      </w:r>
      <w:r w:rsidR="0098318A">
        <w:rPr>
          <w:rFonts w:ascii="PT Serif" w:hAnsi="PT Serif"/>
          <w:sz w:val="20"/>
          <w:szCs w:val="20"/>
        </w:rPr>
        <w:t xml:space="preserve"> = 6.49, </w:t>
      </w:r>
      <w:r w:rsidR="0098318A" w:rsidRPr="0098318A">
        <w:rPr>
          <w:rFonts w:ascii="PT Serif" w:hAnsi="PT Serif"/>
          <w:i/>
          <w:iCs/>
          <w:sz w:val="20"/>
          <w:szCs w:val="20"/>
        </w:rPr>
        <w:t>P</w:t>
      </w:r>
      <w:r w:rsidR="0098318A">
        <w:rPr>
          <w:rFonts w:ascii="PT Serif" w:hAnsi="PT Serif"/>
          <w:sz w:val="20"/>
          <w:szCs w:val="20"/>
        </w:rPr>
        <w:t xml:space="preserve"> &lt; 0.001;</w:t>
      </w:r>
      <w:r w:rsidR="0098318A" w:rsidRPr="0098318A">
        <w:rPr>
          <w:rFonts w:ascii="PT Serif" w:hAnsi="PT Serif"/>
          <w:sz w:val="20"/>
          <w:szCs w:val="20"/>
        </w:rPr>
        <w:t xml:space="preserve"> </w:t>
      </w:r>
      <w:r w:rsidR="0098318A">
        <w:rPr>
          <w:rFonts w:ascii="PT Serif" w:hAnsi="PT Serif"/>
          <w:sz w:val="20"/>
          <w:szCs w:val="20"/>
        </w:rPr>
        <w:t xml:space="preserve">FM-FF: </w:t>
      </w:r>
      <w:r w:rsidR="0098318A" w:rsidRPr="0098318A">
        <w:rPr>
          <w:rFonts w:ascii="PT Serif" w:hAnsi="PT Serif"/>
          <w:i/>
          <w:iCs/>
          <w:sz w:val="20"/>
          <w:szCs w:val="20"/>
        </w:rPr>
        <w:t>z</w:t>
      </w:r>
      <w:r w:rsidR="0098318A">
        <w:rPr>
          <w:rFonts w:ascii="PT Serif" w:hAnsi="PT Serif"/>
          <w:sz w:val="20"/>
          <w:szCs w:val="20"/>
        </w:rPr>
        <w:t xml:space="preserve"> = 0.573, </w:t>
      </w:r>
      <w:r w:rsidR="0098318A" w:rsidRPr="0098318A">
        <w:rPr>
          <w:rFonts w:ascii="PT Serif" w:hAnsi="PT Serif"/>
          <w:i/>
          <w:iCs/>
          <w:sz w:val="20"/>
          <w:szCs w:val="20"/>
        </w:rPr>
        <w:t>P</w:t>
      </w:r>
      <w:r w:rsidR="0098318A">
        <w:rPr>
          <w:rFonts w:ascii="PT Serif" w:hAnsi="PT Serif"/>
          <w:sz w:val="20"/>
          <w:szCs w:val="20"/>
        </w:rPr>
        <w:t xml:space="preserve"> = 0.834</w:t>
      </w:r>
      <w:r w:rsidR="00865581" w:rsidRPr="00500E55">
        <w:rPr>
          <w:rFonts w:ascii="PT Serif" w:hAnsi="PT Serif"/>
          <w:sz w:val="20"/>
          <w:szCs w:val="20"/>
        </w:rPr>
        <w:t>)</w:t>
      </w:r>
      <w:r w:rsidR="008A6C20">
        <w:rPr>
          <w:rFonts w:ascii="PT Serif" w:hAnsi="PT Serif"/>
          <w:sz w:val="20"/>
          <w:szCs w:val="20"/>
        </w:rPr>
        <w:t xml:space="preserve"> and </w:t>
      </w:r>
      <w:r w:rsidR="008A6C20" w:rsidRPr="008A6C20">
        <w:rPr>
          <w:rFonts w:ascii="PT Serif" w:hAnsi="PT Serif"/>
          <w:i/>
          <w:iCs/>
          <w:sz w:val="20"/>
          <w:szCs w:val="20"/>
        </w:rPr>
        <w:t>C. gestroi</w:t>
      </w:r>
      <w:r w:rsidR="008A6C20">
        <w:rPr>
          <w:rFonts w:ascii="PT Serif" w:hAnsi="PT Serif"/>
          <w:i/>
          <w:iCs/>
          <w:sz w:val="20"/>
          <w:szCs w:val="20"/>
        </w:rPr>
        <w:t xml:space="preserve"> </w:t>
      </w:r>
      <w:r w:rsidR="008A6C20">
        <w:rPr>
          <w:rFonts w:ascii="PT Serif" w:hAnsi="PT Serif"/>
          <w:sz w:val="20"/>
          <w:szCs w:val="20"/>
        </w:rPr>
        <w:t>(</w:t>
      </w:r>
      <w:r w:rsidR="0098318A">
        <w:rPr>
          <w:rFonts w:ascii="PT Serif" w:hAnsi="PT Serif"/>
          <w:sz w:val="20"/>
          <w:szCs w:val="20"/>
        </w:rPr>
        <w:t xml:space="preserve">LMM, </w:t>
      </w:r>
      <w:r w:rsidR="0098318A" w:rsidRPr="0098318A">
        <w:rPr>
          <w:rFonts w:ascii="Courier New" w:hAnsi="Courier New" w:cs="Courier New"/>
          <w:sz w:val="20"/>
          <w:szCs w:val="20"/>
        </w:rPr>
        <w:t>χ</w:t>
      </w:r>
      <w:r w:rsidR="0098318A" w:rsidRPr="0098318A">
        <w:rPr>
          <w:rFonts w:ascii="PT Serif" w:hAnsi="PT Serif"/>
          <w:sz w:val="20"/>
          <w:szCs w:val="20"/>
          <w:vertAlign w:val="superscript"/>
        </w:rPr>
        <w:t>2</w:t>
      </w:r>
      <w:r w:rsidR="0098318A" w:rsidRPr="0098318A">
        <w:rPr>
          <w:rFonts w:ascii="PT Serif" w:hAnsi="PT Serif" w:hint="eastAsia"/>
          <w:sz w:val="20"/>
          <w:szCs w:val="20"/>
          <w:vertAlign w:val="subscript"/>
        </w:rPr>
        <w:t>2</w:t>
      </w:r>
      <w:r w:rsidR="0098318A">
        <w:rPr>
          <w:rFonts w:ascii="PT Serif" w:hAnsi="PT Serif"/>
          <w:sz w:val="20"/>
          <w:szCs w:val="20"/>
        </w:rPr>
        <w:t xml:space="preserve"> = 28</w:t>
      </w:r>
      <w:r w:rsidR="0098318A" w:rsidRPr="009527F1">
        <w:rPr>
          <w:rFonts w:ascii="PT Serif" w:hAnsi="PT Serif"/>
          <w:sz w:val="20"/>
          <w:szCs w:val="20"/>
        </w:rPr>
        <w:t>.</w:t>
      </w:r>
      <w:r w:rsidR="0098318A">
        <w:rPr>
          <w:rFonts w:ascii="PT Serif" w:hAnsi="PT Serif"/>
          <w:sz w:val="20"/>
          <w:szCs w:val="20"/>
        </w:rPr>
        <w:t xml:space="preserve">0, </w:t>
      </w:r>
      <w:r w:rsidR="0098318A" w:rsidRPr="0098318A">
        <w:rPr>
          <w:rFonts w:ascii="PT Serif" w:hAnsi="PT Serif"/>
          <w:i/>
          <w:iCs/>
          <w:sz w:val="20"/>
          <w:szCs w:val="20"/>
        </w:rPr>
        <w:t>P</w:t>
      </w:r>
      <w:r w:rsidR="0098318A">
        <w:rPr>
          <w:rFonts w:ascii="PT Serif" w:hAnsi="PT Serif"/>
          <w:sz w:val="20"/>
          <w:szCs w:val="20"/>
        </w:rPr>
        <w:t xml:space="preserve"> &lt; 0.001; Tukey</w:t>
      </w:r>
      <w:r w:rsidR="00AB2EC2">
        <w:rPr>
          <w:rFonts w:ascii="PT Serif" w:hAnsi="PT Serif"/>
          <w:sz w:val="20"/>
          <w:szCs w:val="20"/>
        </w:rPr>
        <w:t xml:space="preserve">’s </w:t>
      </w:r>
      <w:r w:rsidR="0098318A">
        <w:rPr>
          <w:rFonts w:ascii="PT Serif" w:hAnsi="PT Serif"/>
          <w:sz w:val="20"/>
          <w:szCs w:val="20"/>
        </w:rPr>
        <w:t xml:space="preserve">HSD, FM-FF: </w:t>
      </w:r>
      <w:r w:rsidR="0098318A" w:rsidRPr="0098318A">
        <w:rPr>
          <w:rFonts w:ascii="PT Serif" w:hAnsi="PT Serif"/>
          <w:i/>
          <w:iCs/>
          <w:sz w:val="20"/>
          <w:szCs w:val="20"/>
        </w:rPr>
        <w:t>z</w:t>
      </w:r>
      <w:r w:rsidR="0098318A">
        <w:rPr>
          <w:rFonts w:ascii="PT Serif" w:hAnsi="PT Serif"/>
          <w:sz w:val="20"/>
          <w:szCs w:val="20"/>
        </w:rPr>
        <w:t xml:space="preserve"> = 4.18, </w:t>
      </w:r>
      <w:r w:rsidR="0098318A" w:rsidRPr="0098318A">
        <w:rPr>
          <w:rFonts w:ascii="PT Serif" w:hAnsi="PT Serif"/>
          <w:i/>
          <w:iCs/>
          <w:sz w:val="20"/>
          <w:szCs w:val="20"/>
        </w:rPr>
        <w:t>P</w:t>
      </w:r>
      <w:r w:rsidR="0098318A">
        <w:rPr>
          <w:rFonts w:ascii="PT Serif" w:hAnsi="PT Serif"/>
          <w:sz w:val="20"/>
          <w:szCs w:val="20"/>
        </w:rPr>
        <w:t xml:space="preserve"> &lt; 0.001;</w:t>
      </w:r>
      <w:r w:rsidR="0098318A" w:rsidRPr="0098318A">
        <w:rPr>
          <w:rFonts w:ascii="PT Serif" w:hAnsi="PT Serif"/>
          <w:sz w:val="20"/>
          <w:szCs w:val="20"/>
        </w:rPr>
        <w:t xml:space="preserve"> </w:t>
      </w:r>
      <w:r w:rsidR="0098318A">
        <w:rPr>
          <w:rFonts w:ascii="PT Serif" w:hAnsi="PT Serif"/>
          <w:sz w:val="20"/>
          <w:szCs w:val="20"/>
        </w:rPr>
        <w:t xml:space="preserve">FM-FF: </w:t>
      </w:r>
      <w:r w:rsidR="0098318A" w:rsidRPr="0098318A">
        <w:rPr>
          <w:rFonts w:ascii="PT Serif" w:hAnsi="PT Serif"/>
          <w:i/>
          <w:iCs/>
          <w:sz w:val="20"/>
          <w:szCs w:val="20"/>
        </w:rPr>
        <w:t>z</w:t>
      </w:r>
      <w:r w:rsidR="0098318A">
        <w:rPr>
          <w:rFonts w:ascii="PT Serif" w:hAnsi="PT Serif"/>
          <w:sz w:val="20"/>
          <w:szCs w:val="20"/>
        </w:rPr>
        <w:t xml:space="preserve"> = 4.98, </w:t>
      </w:r>
      <w:r w:rsidR="0098318A" w:rsidRPr="0098318A">
        <w:rPr>
          <w:rFonts w:ascii="PT Serif" w:hAnsi="PT Serif"/>
          <w:i/>
          <w:iCs/>
          <w:sz w:val="20"/>
          <w:szCs w:val="20"/>
        </w:rPr>
        <w:t>P</w:t>
      </w:r>
      <w:r w:rsidR="0098318A">
        <w:rPr>
          <w:rFonts w:ascii="PT Serif" w:hAnsi="PT Serif"/>
          <w:sz w:val="20"/>
          <w:szCs w:val="20"/>
        </w:rPr>
        <w:t xml:space="preserve"> &lt; 0.001;</w:t>
      </w:r>
      <w:r w:rsidR="0098318A" w:rsidRPr="0098318A">
        <w:rPr>
          <w:rFonts w:ascii="PT Serif" w:hAnsi="PT Serif"/>
          <w:sz w:val="20"/>
          <w:szCs w:val="20"/>
        </w:rPr>
        <w:t xml:space="preserve"> </w:t>
      </w:r>
      <w:r w:rsidR="0098318A">
        <w:rPr>
          <w:rFonts w:ascii="PT Serif" w:hAnsi="PT Serif"/>
          <w:sz w:val="20"/>
          <w:szCs w:val="20"/>
        </w:rPr>
        <w:t xml:space="preserve">FM-FF: </w:t>
      </w:r>
      <w:r w:rsidR="0098318A" w:rsidRPr="0098318A">
        <w:rPr>
          <w:rFonts w:ascii="PT Serif" w:hAnsi="PT Serif"/>
          <w:i/>
          <w:iCs/>
          <w:sz w:val="20"/>
          <w:szCs w:val="20"/>
        </w:rPr>
        <w:t>z</w:t>
      </w:r>
      <w:r w:rsidR="0098318A">
        <w:rPr>
          <w:rFonts w:ascii="PT Serif" w:hAnsi="PT Serif"/>
          <w:sz w:val="20"/>
          <w:szCs w:val="20"/>
        </w:rPr>
        <w:t xml:space="preserve"> = 0.71, </w:t>
      </w:r>
      <w:r w:rsidR="0098318A" w:rsidRPr="0098318A">
        <w:rPr>
          <w:rFonts w:ascii="PT Serif" w:hAnsi="PT Serif"/>
          <w:i/>
          <w:iCs/>
          <w:sz w:val="20"/>
          <w:szCs w:val="20"/>
        </w:rPr>
        <w:t>P</w:t>
      </w:r>
      <w:r w:rsidR="0098318A">
        <w:rPr>
          <w:rFonts w:ascii="PT Serif" w:hAnsi="PT Serif"/>
          <w:sz w:val="20"/>
          <w:szCs w:val="20"/>
        </w:rPr>
        <w:t xml:space="preserve"> = 0.757</w:t>
      </w:r>
      <w:r w:rsidR="008A6C20">
        <w:rPr>
          <w:rFonts w:ascii="PT Serif" w:hAnsi="PT Serif"/>
          <w:sz w:val="20"/>
          <w:szCs w:val="20"/>
        </w:rPr>
        <w:t>)</w:t>
      </w:r>
      <w:r w:rsidR="00865581" w:rsidRPr="00500E55">
        <w:rPr>
          <w:rFonts w:ascii="PT Serif" w:hAnsi="PT Serif"/>
          <w:sz w:val="20"/>
          <w:szCs w:val="20"/>
        </w:rPr>
        <w:t>.</w:t>
      </w:r>
      <w:r w:rsidR="008A6C20">
        <w:rPr>
          <w:rFonts w:ascii="PT Serif" w:hAnsi="PT Serif"/>
          <w:sz w:val="20"/>
          <w:szCs w:val="20"/>
        </w:rPr>
        <w:t xml:space="preserve"> </w:t>
      </w:r>
    </w:p>
    <w:p w14:paraId="6690B7B3" w14:textId="77777777" w:rsidR="0098318A" w:rsidRDefault="0098318A" w:rsidP="0098318A">
      <w:pPr>
        <w:snapToGrid w:val="0"/>
        <w:spacing w:after="0" w:line="240" w:lineRule="auto"/>
        <w:ind w:firstLine="540"/>
        <w:jc w:val="both"/>
        <w:rPr>
          <w:rFonts w:ascii="PT Serif" w:hAnsi="PT Serif"/>
          <w:sz w:val="20"/>
          <w:szCs w:val="20"/>
        </w:rPr>
      </w:pPr>
    </w:p>
    <w:p w14:paraId="19137F38" w14:textId="54A8D44E" w:rsidR="00C64409" w:rsidRPr="00500E55" w:rsidRDefault="00EC0EDC" w:rsidP="0098318A">
      <w:pPr>
        <w:snapToGrid w:val="0"/>
        <w:spacing w:after="0" w:line="240" w:lineRule="auto"/>
        <w:ind w:firstLine="540"/>
        <w:jc w:val="both"/>
        <w:rPr>
          <w:rFonts w:ascii="PT Serif" w:hAnsi="PT Serif"/>
          <w:sz w:val="20"/>
          <w:szCs w:val="20"/>
        </w:rPr>
      </w:pPr>
      <w:del w:id="173" w:author="Nobuaki Mizumoto [2]" w:date="2024-03-03T06:24:00Z">
        <w:r w:rsidRPr="00500E55" w:rsidDel="00C64409">
          <w:rPr>
            <w:rFonts w:ascii="PT Serif" w:hAnsi="PT Serif"/>
            <w:noProof/>
            <w:sz w:val="20"/>
            <w:szCs w:val="20"/>
          </w:rPr>
          <w:lastRenderedPageBreak/>
          <w:drawing>
            <wp:inline distT="0" distB="0" distL="0" distR="0" wp14:anchorId="1C441643" wp14:editId="7D56FA5F">
              <wp:extent cx="5486400" cy="3657600"/>
              <wp:effectExtent l="0" t="0" r="0" b="0"/>
              <wp:docPr id="309539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del>
      <w:ins w:id="174" w:author="Nobuaki Mizumoto [2]" w:date="2024-03-05T10:20:00Z">
        <w:r w:rsidR="001547A8">
          <w:rPr>
            <w:rFonts w:ascii="PT Serif" w:hAnsi="PT Serif"/>
            <w:noProof/>
            <w:sz w:val="20"/>
            <w:szCs w:val="20"/>
          </w:rPr>
          <w:drawing>
            <wp:inline distT="0" distB="0" distL="0" distR="0" wp14:anchorId="3E80FDCD" wp14:editId="2D7CCF4B">
              <wp:extent cx="5486400" cy="3657600"/>
              <wp:effectExtent l="0" t="0" r="0" b="0"/>
              <wp:docPr id="18173997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ins>
    </w:p>
    <w:p w14:paraId="19BE7B47" w14:textId="31F4ADF2" w:rsidR="00570E43" w:rsidRPr="00500E55" w:rsidRDefault="00570E43" w:rsidP="00570E43">
      <w:pPr>
        <w:tabs>
          <w:tab w:val="left" w:pos="720"/>
          <w:tab w:val="left" w:pos="9360"/>
        </w:tabs>
        <w:snapToGrid w:val="0"/>
        <w:spacing w:after="0" w:line="240" w:lineRule="auto"/>
        <w:ind w:left="720" w:right="720"/>
        <w:jc w:val="both"/>
        <w:rPr>
          <w:rFonts w:ascii="PT Serif" w:hAnsi="PT Serif"/>
          <w:sz w:val="20"/>
          <w:szCs w:val="20"/>
        </w:rPr>
      </w:pPr>
      <w:r w:rsidRPr="00500E55">
        <w:rPr>
          <w:rFonts w:ascii="PT Serif" w:hAnsi="PT Serif"/>
          <w:b/>
          <w:bCs/>
          <w:sz w:val="20"/>
          <w:szCs w:val="20"/>
        </w:rPr>
        <w:t>Figure 2.</w:t>
      </w:r>
      <w:r w:rsidRPr="00500E55">
        <w:rPr>
          <w:rFonts w:ascii="PT Serif" w:hAnsi="PT Serif"/>
          <w:sz w:val="20"/>
          <w:szCs w:val="20"/>
        </w:rPr>
        <w:t xml:space="preserve"> Movement speed of termites before and after separation</w:t>
      </w:r>
      <w:ins w:id="175" w:author="Chouvenc,Thomas" w:date="2024-03-01T10:17:00Z">
        <w:r w:rsidR="00BA18E8">
          <w:rPr>
            <w:rFonts w:ascii="PT Serif" w:hAnsi="PT Serif"/>
            <w:sz w:val="20"/>
            <w:szCs w:val="20"/>
          </w:rPr>
          <w:t xml:space="preserve"> (t = 0)</w:t>
        </w:r>
      </w:ins>
      <w:r w:rsidRPr="00500E55">
        <w:rPr>
          <w:rFonts w:ascii="PT Serif" w:hAnsi="PT Serif"/>
          <w:sz w:val="20"/>
          <w:szCs w:val="20"/>
        </w:rPr>
        <w:t>.</w:t>
      </w:r>
      <w:r w:rsidR="00EC0EDC" w:rsidRPr="00500E55">
        <w:rPr>
          <w:rFonts w:ascii="PT Serif" w:hAnsi="PT Serif"/>
          <w:sz w:val="20"/>
          <w:szCs w:val="20"/>
        </w:rPr>
        <w:t xml:space="preserve"> Separation timing was determined when the distances between partners were larger than the sum of their body length</w:t>
      </w:r>
      <w:r w:rsidR="00EC4CC4">
        <w:rPr>
          <w:rFonts w:ascii="PT Serif" w:hAnsi="PT Serif"/>
          <w:sz w:val="20"/>
          <w:szCs w:val="20"/>
        </w:rPr>
        <w:t>s</w:t>
      </w:r>
      <w:r w:rsidR="00EC0EDC" w:rsidRPr="00500E55">
        <w:rPr>
          <w:rFonts w:ascii="PT Serif" w:hAnsi="PT Serif"/>
          <w:sz w:val="20"/>
          <w:szCs w:val="20"/>
        </w:rPr>
        <w:t xml:space="preserve">. Solid lines indicate a </w:t>
      </w:r>
      <w:commentRangeStart w:id="176"/>
      <w:r w:rsidR="00EC0EDC" w:rsidRPr="00500E55">
        <w:rPr>
          <w:rFonts w:ascii="PT Serif" w:hAnsi="PT Serif"/>
          <w:sz w:val="20"/>
          <w:szCs w:val="20"/>
        </w:rPr>
        <w:t xml:space="preserve">partner </w:t>
      </w:r>
      <w:commentRangeEnd w:id="176"/>
      <w:r w:rsidR="00BA18E8">
        <w:rPr>
          <w:rStyle w:val="CommentReference"/>
        </w:rPr>
        <w:commentReference w:id="176"/>
      </w:r>
      <w:r w:rsidR="00EC0EDC" w:rsidRPr="00500E55">
        <w:rPr>
          <w:rFonts w:ascii="PT Serif" w:hAnsi="PT Serif"/>
          <w:sz w:val="20"/>
          <w:szCs w:val="20"/>
        </w:rPr>
        <w:t xml:space="preserve">moved faster, while </w:t>
      </w:r>
      <w:commentRangeStart w:id="177"/>
      <w:commentRangeStart w:id="178"/>
      <w:r w:rsidR="00EC0EDC" w:rsidRPr="00500E55">
        <w:rPr>
          <w:rFonts w:ascii="PT Serif" w:hAnsi="PT Serif"/>
          <w:sz w:val="20"/>
          <w:szCs w:val="20"/>
        </w:rPr>
        <w:t xml:space="preserve">dashed lines </w:t>
      </w:r>
      <w:commentRangeStart w:id="179"/>
      <w:r w:rsidR="00EC0EDC" w:rsidRPr="00500E55">
        <w:rPr>
          <w:rFonts w:ascii="PT Serif" w:hAnsi="PT Serif"/>
          <w:sz w:val="20"/>
          <w:szCs w:val="20"/>
        </w:rPr>
        <w:t>slower</w:t>
      </w:r>
      <w:commentRangeEnd w:id="177"/>
      <w:r w:rsidR="00BA18E8">
        <w:rPr>
          <w:rStyle w:val="CommentReference"/>
        </w:rPr>
        <w:commentReference w:id="177"/>
      </w:r>
      <w:commentRangeEnd w:id="178"/>
      <w:commentRangeEnd w:id="179"/>
      <w:r w:rsidR="00523845">
        <w:rPr>
          <w:rStyle w:val="CommentReference"/>
        </w:rPr>
        <w:commentReference w:id="178"/>
      </w:r>
      <w:r w:rsidR="00BA18E8">
        <w:rPr>
          <w:rStyle w:val="CommentReference"/>
        </w:rPr>
        <w:commentReference w:id="179"/>
      </w:r>
      <w:r w:rsidR="00EC0EDC" w:rsidRPr="00500E55">
        <w:rPr>
          <w:rFonts w:ascii="PT Serif" w:hAnsi="PT Serif"/>
          <w:sz w:val="20"/>
          <w:szCs w:val="20"/>
        </w:rPr>
        <w:t xml:space="preserve">. </w:t>
      </w:r>
      <w:commentRangeStart w:id="180"/>
      <w:r w:rsidR="00EC0EDC" w:rsidRPr="00500E55">
        <w:rPr>
          <w:rFonts w:ascii="PT Serif" w:hAnsi="PT Serif"/>
          <w:sz w:val="20"/>
          <w:szCs w:val="20"/>
        </w:rPr>
        <w:t xml:space="preserve">Lines </w:t>
      </w:r>
      <w:commentRangeEnd w:id="180"/>
      <w:r w:rsidR="00BA18E8">
        <w:rPr>
          <w:rStyle w:val="CommentReference"/>
        </w:rPr>
        <w:commentReference w:id="180"/>
      </w:r>
      <w:r w:rsidR="00EC0EDC" w:rsidRPr="00500E55">
        <w:rPr>
          <w:rFonts w:ascii="PT Serif" w:hAnsi="PT Serif"/>
          <w:sz w:val="20"/>
          <w:szCs w:val="20"/>
        </w:rPr>
        <w:t>and shaded regions indicate mean ± 95</w:t>
      </w:r>
      <w:ins w:id="181" w:author="Sang Bin Lee" w:date="2024-03-02T03:56:00Z">
        <w:r w:rsidR="00FB0CC3">
          <w:rPr>
            <w:rFonts w:ascii="PT Serif" w:hAnsi="PT Serif"/>
            <w:sz w:val="20"/>
            <w:szCs w:val="20"/>
          </w:rPr>
          <w:t xml:space="preserve">% </w:t>
        </w:r>
        <w:r w:rsidR="00FB0CC3" w:rsidRPr="001F533A">
          <w:rPr>
            <w:rFonts w:ascii="PT Serif" w:hAnsi="PT Serif"/>
            <w:sz w:val="20"/>
            <w:szCs w:val="20"/>
          </w:rPr>
          <w:t>confidence intervals.</w:t>
        </w:r>
      </w:ins>
      <w:del w:id="182" w:author="Sang Bin Lee" w:date="2024-03-02T03:56:00Z">
        <w:r w:rsidR="00EC0EDC" w:rsidRPr="00500E55" w:rsidDel="00FB0CC3">
          <w:rPr>
            <w:rFonts w:ascii="PT Serif" w:hAnsi="PT Serif"/>
            <w:sz w:val="20"/>
            <w:szCs w:val="20"/>
          </w:rPr>
          <w:delText>CI</w:delText>
        </w:r>
      </w:del>
      <w:r w:rsidR="00EC0EDC" w:rsidRPr="00500E55">
        <w:rPr>
          <w:rFonts w:ascii="PT Serif" w:hAnsi="PT Serif"/>
          <w:sz w:val="20"/>
          <w:szCs w:val="20"/>
        </w:rPr>
        <w:t>.</w:t>
      </w:r>
    </w:p>
    <w:p w14:paraId="4E1F5E64" w14:textId="77777777" w:rsidR="00570E43" w:rsidRPr="00500E55" w:rsidRDefault="00570E43" w:rsidP="00570E43">
      <w:pPr>
        <w:tabs>
          <w:tab w:val="left" w:pos="720"/>
          <w:tab w:val="left" w:pos="9360"/>
        </w:tabs>
        <w:snapToGrid w:val="0"/>
        <w:spacing w:after="0" w:line="240" w:lineRule="auto"/>
        <w:ind w:right="720"/>
        <w:jc w:val="both"/>
        <w:rPr>
          <w:rFonts w:ascii="PT Serif" w:hAnsi="PT Serif"/>
          <w:sz w:val="20"/>
          <w:szCs w:val="20"/>
        </w:rPr>
      </w:pPr>
    </w:p>
    <w:p w14:paraId="2803A050" w14:textId="73DC8D64" w:rsidR="004776A7" w:rsidRPr="00500E55" w:rsidRDefault="004776A7" w:rsidP="007473BD">
      <w:pPr>
        <w:snapToGrid w:val="0"/>
        <w:spacing w:after="0" w:line="240" w:lineRule="auto"/>
        <w:jc w:val="both"/>
        <w:rPr>
          <w:rFonts w:ascii="PT Serif" w:hAnsi="PT Serif"/>
          <w:b/>
          <w:bCs/>
          <w:sz w:val="20"/>
          <w:szCs w:val="20"/>
        </w:rPr>
      </w:pPr>
      <w:r w:rsidRPr="00500E55">
        <w:rPr>
          <w:rFonts w:ascii="PT Serif" w:hAnsi="PT Serif"/>
          <w:b/>
          <w:bCs/>
          <w:sz w:val="20"/>
          <w:szCs w:val="20"/>
        </w:rPr>
        <w:t>Discussion</w:t>
      </w:r>
    </w:p>
    <w:p w14:paraId="511CB55F" w14:textId="2FE9B259" w:rsidR="001F533A" w:rsidRPr="00D60A1B" w:rsidRDefault="001F533A" w:rsidP="00EC4CC4">
      <w:pPr>
        <w:snapToGrid w:val="0"/>
        <w:spacing w:after="0" w:line="240" w:lineRule="auto"/>
        <w:ind w:firstLine="567"/>
        <w:jc w:val="both"/>
        <w:rPr>
          <w:rFonts w:ascii="PT Serif" w:hAnsi="PT Serif"/>
          <w:sz w:val="20"/>
          <w:szCs w:val="20"/>
        </w:rPr>
      </w:pPr>
      <w:r>
        <w:rPr>
          <w:rFonts w:ascii="PT Serif" w:hAnsi="PT Serif"/>
          <w:sz w:val="20"/>
          <w:szCs w:val="20"/>
        </w:rPr>
        <w:t xml:space="preserve">We found an association between same-sex pairing behavior and sex pheromone quantity in two termite species with shared chemicals. First, female-female pairing was more stable in </w:t>
      </w:r>
      <w:r w:rsidRPr="001F533A">
        <w:rPr>
          <w:rFonts w:ascii="PT Serif" w:hAnsi="PT Serif"/>
          <w:i/>
          <w:iCs/>
          <w:sz w:val="20"/>
          <w:szCs w:val="20"/>
        </w:rPr>
        <w:t>C. formosanus</w:t>
      </w:r>
      <w:r w:rsidR="00F36172">
        <w:rPr>
          <w:rFonts w:ascii="PT Serif" w:hAnsi="PT Serif"/>
          <w:sz w:val="20"/>
          <w:szCs w:val="20"/>
        </w:rPr>
        <w:t>,</w:t>
      </w:r>
      <w:r>
        <w:rPr>
          <w:rFonts w:ascii="PT Serif" w:hAnsi="PT Serif"/>
          <w:sz w:val="20"/>
          <w:szCs w:val="20"/>
        </w:rPr>
        <w:t xml:space="preserve"> the species with </w:t>
      </w:r>
      <w:r w:rsidR="00EC4CC4">
        <w:rPr>
          <w:rFonts w:ascii="PT Serif" w:hAnsi="PT Serif"/>
          <w:sz w:val="20"/>
          <w:szCs w:val="20"/>
        </w:rPr>
        <w:t>more</w:t>
      </w:r>
      <w:r>
        <w:rPr>
          <w:rFonts w:ascii="PT Serif" w:hAnsi="PT Serif"/>
          <w:sz w:val="20"/>
          <w:szCs w:val="20"/>
        </w:rPr>
        <w:t xml:space="preserve"> sex pheromones. </w:t>
      </w:r>
      <w:commentRangeStart w:id="183"/>
      <w:commentRangeStart w:id="184"/>
      <w:r>
        <w:rPr>
          <w:rFonts w:ascii="PT Serif" w:hAnsi="PT Serif"/>
          <w:sz w:val="20"/>
          <w:szCs w:val="20"/>
        </w:rPr>
        <w:t xml:space="preserve">Because females </w:t>
      </w:r>
      <w:del w:id="185" w:author="Sang Bin Lee" w:date="2024-03-02T03:34:00Z">
        <w:r w:rsidRPr="006A5A90" w:rsidDel="006A5A90">
          <w:rPr>
            <w:rFonts w:ascii="PT Serif" w:hAnsi="PT Serif"/>
            <w:strike/>
            <w:sz w:val="20"/>
            <w:szCs w:val="20"/>
            <w:rPrChange w:id="186" w:author="Sang Bin Lee" w:date="2024-03-02T03:28:00Z">
              <w:rPr>
                <w:rFonts w:ascii="PT Serif" w:hAnsi="PT Serif"/>
                <w:sz w:val="20"/>
                <w:szCs w:val="20"/>
              </w:rPr>
            </w:rPrChange>
          </w:rPr>
          <w:delText xml:space="preserve">usually </w:delText>
        </w:r>
      </w:del>
      <w:r w:rsidR="00D431BD">
        <w:rPr>
          <w:rFonts w:ascii="PT Serif" w:hAnsi="PT Serif"/>
          <w:sz w:val="20"/>
          <w:szCs w:val="20"/>
        </w:rPr>
        <w:t>are leaders</w:t>
      </w:r>
      <w:ins w:id="187" w:author="Nobuaki Mizumoto [2]" w:date="2024-03-02T17:27:00Z">
        <w:r w:rsidR="00FB493E">
          <w:rPr>
            <w:rFonts w:ascii="PT Serif" w:hAnsi="PT Serif"/>
            <w:sz w:val="20"/>
            <w:szCs w:val="20"/>
          </w:rPr>
          <w:t xml:space="preserve"> in heterosexual pairs</w:t>
        </w:r>
      </w:ins>
      <w:r w:rsidR="00D431BD">
        <w:rPr>
          <w:rFonts w:ascii="PT Serif" w:hAnsi="PT Serif"/>
          <w:sz w:val="20"/>
          <w:szCs w:val="20"/>
        </w:rPr>
        <w:t xml:space="preserve"> </w:t>
      </w:r>
      <w:del w:id="188" w:author="Nobuaki Mizumoto [2]" w:date="2024-03-02T17:27:00Z">
        <w:r w:rsidR="00D431BD" w:rsidDel="00FB493E">
          <w:rPr>
            <w:rFonts w:ascii="PT Serif" w:hAnsi="PT Serif"/>
            <w:sz w:val="20"/>
            <w:szCs w:val="20"/>
          </w:rPr>
          <w:delText xml:space="preserve">in </w:delText>
        </w:r>
      </w:del>
      <w:ins w:id="189" w:author="Nobuaki Mizumoto [2]" w:date="2024-03-02T17:27:00Z">
        <w:r w:rsidR="00FB493E">
          <w:rPr>
            <w:rFonts w:ascii="PT Serif" w:hAnsi="PT Serif"/>
            <w:sz w:val="20"/>
            <w:szCs w:val="20"/>
          </w:rPr>
          <w:t xml:space="preserve">of </w:t>
        </w:r>
      </w:ins>
      <w:r w:rsidR="00D431BD" w:rsidRPr="00D431BD">
        <w:rPr>
          <w:rFonts w:ascii="PT Serif" w:hAnsi="PT Serif"/>
          <w:i/>
          <w:iCs/>
          <w:sz w:val="20"/>
          <w:szCs w:val="20"/>
        </w:rPr>
        <w:t>Coptotermes</w:t>
      </w:r>
      <w:r w:rsidR="00D431BD">
        <w:rPr>
          <w:rFonts w:ascii="PT Serif" w:hAnsi="PT Serif"/>
          <w:sz w:val="20"/>
          <w:szCs w:val="20"/>
        </w:rPr>
        <w:t xml:space="preserve"> </w:t>
      </w:r>
      <w:del w:id="190" w:author="Nobuaki Mizumoto [2]" w:date="2024-03-02T17:27:00Z">
        <w:r w:rsidR="00D431BD" w:rsidDel="00FB493E">
          <w:rPr>
            <w:rFonts w:ascii="PT Serif" w:hAnsi="PT Serif"/>
            <w:sz w:val="20"/>
            <w:szCs w:val="20"/>
          </w:rPr>
          <w:delText>tandem</w:delText>
        </w:r>
        <w:commentRangeEnd w:id="183"/>
        <w:r w:rsidR="0038208F" w:rsidDel="00FB493E">
          <w:rPr>
            <w:rStyle w:val="CommentReference"/>
          </w:rPr>
          <w:commentReference w:id="183"/>
        </w:r>
        <w:commentRangeEnd w:id="184"/>
        <w:r w:rsidR="00FB493E" w:rsidDel="00FB493E">
          <w:rPr>
            <w:rStyle w:val="CommentReference"/>
          </w:rPr>
          <w:commentReference w:id="184"/>
        </w:r>
      </w:del>
      <w:ins w:id="191" w:author="Nobuaki Mizumoto [2]" w:date="2024-03-02T17:27:00Z">
        <w:r w:rsidR="00FB493E">
          <w:rPr>
            <w:rFonts w:ascii="PT Serif" w:hAnsi="PT Serif"/>
            <w:sz w:val="20"/>
            <w:szCs w:val="20"/>
          </w:rPr>
          <w:t>termites</w:t>
        </w:r>
      </w:ins>
      <w:r w:rsidR="00D431BD">
        <w:rPr>
          <w:rFonts w:ascii="PT Serif" w:hAnsi="PT Serif"/>
          <w:sz w:val="20"/>
          <w:szCs w:val="20"/>
        </w:rPr>
        <w:t xml:space="preserve">, females need to </w:t>
      </w:r>
      <w:r w:rsidR="00EC4CC4">
        <w:rPr>
          <w:rFonts w:ascii="PT Serif" w:hAnsi="PT Serif"/>
          <w:sz w:val="20"/>
          <w:szCs w:val="20"/>
        </w:rPr>
        <w:t xml:space="preserve">decide to </w:t>
      </w:r>
      <w:r w:rsidR="00D431BD">
        <w:rPr>
          <w:rFonts w:ascii="PT Serif" w:hAnsi="PT Serif"/>
          <w:sz w:val="20"/>
          <w:szCs w:val="20"/>
        </w:rPr>
        <w:t xml:space="preserve">play follower roles before the initiation of same-sex pairing </w:t>
      </w:r>
      <w:r w:rsidR="00D431BD">
        <w:rPr>
          <w:rFonts w:ascii="PT Serif" w:hAnsi="PT Serif"/>
          <w:sz w:val="20"/>
          <w:szCs w:val="20"/>
        </w:rPr>
        <w:fldChar w:fldCharType="begin"/>
      </w:r>
      <w:r w:rsidR="00374CA1">
        <w:rPr>
          <w:rFonts w:ascii="PT Serif" w:hAnsi="PT Serif"/>
          <w:sz w:val="20"/>
          <w:szCs w:val="20"/>
        </w:rPr>
        <w:instrText xml:space="preserve"> ADDIN ZOTERO_ITEM CSL_CITATION {"citationID":"3xIzL669","properties":{"formattedCitation":"[11]","plainCitation":"[11]","noteIndex":0},"citationItems":[{"id":381,"uris":["http://zotero.org/users/9949769/items/GBFB9XH3"],"itemData":{"id":381,"type":"article-journal","abstract":"Recent attempts to explain the evolutionary prevalence of same-sex sexual behavior (SSB) have focused on the role of indiscriminate mating. However, in many cases, SSB may be more complex than simple mistaken identity, instead involving mutual interactions and successful pairing between partners who can detect each other’s sex. Behavioral plasticity is essential for the expression of SSB in such circumstances. To test behavioral plasticity’s role in the evolution of SSB, we used termites to study how females and males modify their behavior in same-sex versus heterosexual pairs. Male termites follow females in paired “tandems” before mating, and movement patterns are sexually dimorphic. Previous studies observed that adaptive same-sex tandems also occur in both sexes. Here we found that stable same-sex tandems are achieved by behavioral plasticity when one partner adopts the other sex’s movements, resulting in behavioral dimorphism. Simulations based on empirically obtained parameters indicated that this socially cued plasticity contributes to pair maintenance, because dimorphic movements improve reunion success upon accidental separation. A systematic literature survey and phylogenetic comparative analysis suggest that the ancestors of modern termites lack consistent sex roles during pairing, indicating that plasticity is inherited from the ancestor. Socioenvironmental induction of ancestral behavioral potential may be of widespread importance to the expression of SSB. Our findings challenge recent arguments for a prominent role of indiscriminate mating behavior in the evolutionary origin and maintenance of SSB across diverse taxa.","container-title":"Proceedings of the National Academy of Sciences of the United States of America","DOI":"10.1073/pnas.2212401119","issue":"46","license":"All rights reserved","note":"publisher: Proceedings of the National Academy of Sciences","page":"e2212401119","source":"pnas.org (Atypon)","title":"Ancestral sex-role plasticity facilitates the evolution of same-sex sexual behavior","volume":"119","author":[{"family":"Mizumoto","given":"Nobuaki"},{"family":"Bourguignon","given":"Thomas"},{"family":"Bailey","given":"Nathan W."}],"issued":{"date-parts":[["2022",11,15]]}}}],"schema":"https://github.com/citation-style-language/schema/raw/master/csl-citation.json"} </w:instrText>
      </w:r>
      <w:r w:rsidR="00D431BD">
        <w:rPr>
          <w:rFonts w:ascii="PT Serif" w:hAnsi="PT Serif"/>
          <w:sz w:val="20"/>
          <w:szCs w:val="20"/>
        </w:rPr>
        <w:fldChar w:fldCharType="separate"/>
      </w:r>
      <w:r w:rsidR="00E916BB" w:rsidRPr="00E916BB">
        <w:rPr>
          <w:rFonts w:ascii="PT Serif" w:hAnsi="PT Serif"/>
          <w:sz w:val="20"/>
        </w:rPr>
        <w:t>[11]</w:t>
      </w:r>
      <w:r w:rsidR="00D431BD">
        <w:rPr>
          <w:rFonts w:ascii="PT Serif" w:hAnsi="PT Serif"/>
          <w:sz w:val="20"/>
          <w:szCs w:val="20"/>
        </w:rPr>
        <w:fldChar w:fldCharType="end"/>
      </w:r>
      <w:r w:rsidR="00EC4CC4">
        <w:rPr>
          <w:rFonts w:ascii="PT Serif" w:hAnsi="PT Serif"/>
          <w:sz w:val="20"/>
          <w:szCs w:val="20"/>
        </w:rPr>
        <w:t>, where females could use sex pheromones to maintain stable movement coordination with same-sex individuals.</w:t>
      </w:r>
      <w:r w:rsidR="00F36172">
        <w:rPr>
          <w:rFonts w:ascii="PT Serif" w:hAnsi="PT Serif"/>
          <w:sz w:val="20"/>
          <w:szCs w:val="20"/>
        </w:rPr>
        <w:t xml:space="preserve"> On the other hand, male-male pairing was more </w:t>
      </w:r>
      <w:r w:rsidR="00EC4CC4">
        <w:rPr>
          <w:rFonts w:ascii="PT Serif" w:hAnsi="PT Serif"/>
          <w:sz w:val="20"/>
          <w:szCs w:val="20"/>
        </w:rPr>
        <w:t>frequent</w:t>
      </w:r>
      <w:r w:rsidR="00F36172">
        <w:rPr>
          <w:rFonts w:ascii="PT Serif" w:hAnsi="PT Serif"/>
          <w:sz w:val="20"/>
          <w:szCs w:val="20"/>
        </w:rPr>
        <w:t xml:space="preserve"> in </w:t>
      </w:r>
      <w:r w:rsidR="00F36172" w:rsidRPr="00F36172">
        <w:rPr>
          <w:rFonts w:ascii="PT Serif" w:hAnsi="PT Serif"/>
          <w:i/>
          <w:iCs/>
          <w:sz w:val="20"/>
          <w:szCs w:val="20"/>
        </w:rPr>
        <w:t>C. gestroi</w:t>
      </w:r>
      <w:r w:rsidR="00F36172">
        <w:rPr>
          <w:rFonts w:ascii="PT Serif" w:hAnsi="PT Serif"/>
          <w:sz w:val="20"/>
          <w:szCs w:val="20"/>
        </w:rPr>
        <w:t xml:space="preserve">, the species with </w:t>
      </w:r>
      <w:r w:rsidR="00EC4CC4">
        <w:rPr>
          <w:rFonts w:ascii="PT Serif" w:hAnsi="PT Serif"/>
          <w:sz w:val="20"/>
          <w:szCs w:val="20"/>
        </w:rPr>
        <w:t xml:space="preserve">a </w:t>
      </w:r>
      <w:r w:rsidR="00F36172">
        <w:rPr>
          <w:rFonts w:ascii="PT Serif" w:hAnsi="PT Serif"/>
          <w:sz w:val="20"/>
          <w:szCs w:val="20"/>
        </w:rPr>
        <w:t xml:space="preserve">smaller quantity of sex pheromones. </w:t>
      </w:r>
      <w:r w:rsidR="00EC4CC4">
        <w:rPr>
          <w:rFonts w:ascii="PT Serif" w:hAnsi="PT Serif"/>
          <w:sz w:val="20"/>
          <w:szCs w:val="20"/>
        </w:rPr>
        <w:t>M</w:t>
      </w:r>
      <w:r w:rsidR="00D60A1B">
        <w:rPr>
          <w:rFonts w:ascii="PT Serif" w:hAnsi="PT Serif"/>
          <w:sz w:val="20"/>
          <w:szCs w:val="20"/>
        </w:rPr>
        <w:t xml:space="preserve">ale-male tandem runs of these species </w:t>
      </w:r>
      <w:r w:rsidR="00EC4CC4">
        <w:rPr>
          <w:rFonts w:ascii="PT Serif" w:hAnsi="PT Serif"/>
          <w:sz w:val="20"/>
          <w:szCs w:val="20"/>
        </w:rPr>
        <w:t xml:space="preserve">could </w:t>
      </w:r>
      <w:r w:rsidR="00D60A1B">
        <w:rPr>
          <w:rFonts w:ascii="PT Serif" w:hAnsi="PT Serif"/>
          <w:sz w:val="20"/>
          <w:szCs w:val="20"/>
        </w:rPr>
        <w:t xml:space="preserve">be by mistaken identity, </w:t>
      </w:r>
      <w:r w:rsidR="001977A4">
        <w:rPr>
          <w:rFonts w:ascii="PT Serif" w:hAnsi="PT Serif"/>
          <w:sz w:val="20"/>
          <w:szCs w:val="20"/>
        </w:rPr>
        <w:t>where</w:t>
      </w:r>
      <w:r w:rsidR="00D60A1B">
        <w:rPr>
          <w:rFonts w:ascii="PT Serif" w:hAnsi="PT Serif"/>
          <w:sz w:val="20"/>
          <w:szCs w:val="20"/>
        </w:rPr>
        <w:t xml:space="preserve"> </w:t>
      </w:r>
      <w:r w:rsidR="00D60A1B" w:rsidRPr="00D60A1B">
        <w:rPr>
          <w:rFonts w:ascii="PT Serif" w:hAnsi="PT Serif"/>
          <w:i/>
          <w:iCs/>
          <w:sz w:val="20"/>
          <w:szCs w:val="20"/>
        </w:rPr>
        <w:t>C. gestroi</w:t>
      </w:r>
      <w:r w:rsidR="00D60A1B">
        <w:rPr>
          <w:rFonts w:ascii="PT Serif" w:hAnsi="PT Serif"/>
          <w:sz w:val="20"/>
          <w:szCs w:val="20"/>
        </w:rPr>
        <w:t xml:space="preserve"> more frequently misidentified the partner’s sex due to smaller sexual dimorphism. </w:t>
      </w:r>
      <w:r w:rsidR="00EC4CC4">
        <w:rPr>
          <w:rFonts w:ascii="PT Serif" w:hAnsi="PT Serif"/>
          <w:sz w:val="20"/>
          <w:szCs w:val="20"/>
        </w:rPr>
        <w:t>E</w:t>
      </w:r>
      <w:r w:rsidR="00D60A1B">
        <w:rPr>
          <w:rFonts w:ascii="PT Serif" w:hAnsi="PT Serif"/>
          <w:sz w:val="20"/>
          <w:szCs w:val="20"/>
        </w:rPr>
        <w:t xml:space="preserve">ither way, our study clearly demonstrated that the evolution of SSB </w:t>
      </w:r>
      <w:ins w:id="192" w:author="Chouvenc,Thomas" w:date="2024-03-01T10:24:00Z">
        <w:r w:rsidR="00BA18E8">
          <w:rPr>
            <w:rFonts w:ascii="PT Serif" w:hAnsi="PT Serif"/>
            <w:sz w:val="20"/>
            <w:szCs w:val="20"/>
          </w:rPr>
          <w:t xml:space="preserve">in termites </w:t>
        </w:r>
      </w:ins>
      <w:r w:rsidR="00D60A1B">
        <w:rPr>
          <w:rFonts w:ascii="PT Serif" w:hAnsi="PT Serif"/>
          <w:sz w:val="20"/>
          <w:szCs w:val="20"/>
        </w:rPr>
        <w:t xml:space="preserve">is </w:t>
      </w:r>
      <w:r w:rsidR="00D60A1B" w:rsidRPr="00D60A1B">
        <w:rPr>
          <w:rFonts w:ascii="PT Serif" w:hAnsi="PT Serif"/>
          <w:sz w:val="20"/>
          <w:szCs w:val="20"/>
        </w:rPr>
        <w:t>inseparable</w:t>
      </w:r>
      <w:r w:rsidR="00D60A1B">
        <w:rPr>
          <w:rFonts w:ascii="PT Serif" w:hAnsi="PT Serif" w:hint="eastAsia"/>
          <w:sz w:val="20"/>
          <w:szCs w:val="20"/>
        </w:rPr>
        <w:t xml:space="preserve"> f</w:t>
      </w:r>
      <w:r w:rsidR="00D60A1B">
        <w:rPr>
          <w:rFonts w:ascii="PT Serif" w:hAnsi="PT Serif"/>
          <w:sz w:val="20"/>
          <w:szCs w:val="20"/>
        </w:rPr>
        <w:t>rom the evolution of sex</w:t>
      </w:r>
      <w:r w:rsidR="00EC4CC4">
        <w:rPr>
          <w:rFonts w:ascii="PT Serif" w:hAnsi="PT Serif"/>
          <w:sz w:val="20"/>
          <w:szCs w:val="20"/>
        </w:rPr>
        <w:t>-</w:t>
      </w:r>
      <w:r w:rsidR="00D60A1B">
        <w:rPr>
          <w:rFonts w:ascii="PT Serif" w:hAnsi="PT Serif"/>
          <w:sz w:val="20"/>
          <w:szCs w:val="20"/>
        </w:rPr>
        <w:t>attracting signals.</w:t>
      </w:r>
    </w:p>
    <w:p w14:paraId="019B2294" w14:textId="3AA3E68B" w:rsidR="00731979" w:rsidRDefault="00EC4CC4" w:rsidP="00A252AB">
      <w:pPr>
        <w:snapToGrid w:val="0"/>
        <w:spacing w:after="0" w:line="240" w:lineRule="auto"/>
        <w:ind w:firstLine="567"/>
        <w:jc w:val="both"/>
        <w:rPr>
          <w:rFonts w:ascii="PT Serif" w:hAnsi="PT Serif"/>
          <w:sz w:val="20"/>
          <w:szCs w:val="20"/>
        </w:rPr>
      </w:pPr>
      <w:r>
        <w:rPr>
          <w:rFonts w:ascii="PT Serif" w:hAnsi="PT Serif"/>
          <w:sz w:val="20"/>
          <w:szCs w:val="20"/>
        </w:rPr>
        <w:t>P</w:t>
      </w:r>
      <w:r w:rsidR="00A252AB" w:rsidRPr="00500E55">
        <w:rPr>
          <w:rFonts w:ascii="PT Serif" w:hAnsi="PT Serif"/>
          <w:sz w:val="20"/>
          <w:szCs w:val="20"/>
        </w:rPr>
        <w:t xml:space="preserve">revious studies </w:t>
      </w:r>
      <w:r w:rsidR="006E4B58" w:rsidRPr="00500E55">
        <w:rPr>
          <w:rFonts w:ascii="PT Serif" w:hAnsi="PT Serif"/>
          <w:sz w:val="20"/>
          <w:szCs w:val="20"/>
        </w:rPr>
        <w:t xml:space="preserve">on same-sex tandem runs in termites have </w:t>
      </w:r>
      <w:r w:rsidR="00A252AB" w:rsidRPr="00500E55">
        <w:rPr>
          <w:rFonts w:ascii="PT Serif" w:hAnsi="PT Serif"/>
          <w:sz w:val="20"/>
          <w:szCs w:val="20"/>
        </w:rPr>
        <w:t>focus</w:t>
      </w:r>
      <w:r w:rsidR="006E4B58" w:rsidRPr="00500E55">
        <w:rPr>
          <w:rFonts w:ascii="PT Serif" w:hAnsi="PT Serif"/>
          <w:sz w:val="20"/>
          <w:szCs w:val="20"/>
        </w:rPr>
        <w:t>ed</w:t>
      </w:r>
      <w:r>
        <w:rPr>
          <w:rFonts w:ascii="PT Serif" w:hAnsi="PT Serif"/>
          <w:sz w:val="20"/>
          <w:szCs w:val="20"/>
        </w:rPr>
        <w:t xml:space="preserve"> only</w:t>
      </w:r>
      <w:r w:rsidR="00A252AB" w:rsidRPr="00500E55">
        <w:rPr>
          <w:rFonts w:ascii="PT Serif" w:hAnsi="PT Serif"/>
          <w:sz w:val="20"/>
          <w:szCs w:val="20"/>
        </w:rPr>
        <w:t xml:space="preserve"> on </w:t>
      </w:r>
      <w:r w:rsidR="00A252AB" w:rsidRPr="00500E55">
        <w:rPr>
          <w:rFonts w:ascii="PT Serif" w:hAnsi="PT Serif"/>
          <w:i/>
          <w:iCs/>
          <w:sz w:val="20"/>
          <w:szCs w:val="20"/>
        </w:rPr>
        <w:t>Retic</w:t>
      </w:r>
      <w:r w:rsidR="00D379E6" w:rsidRPr="00500E55">
        <w:rPr>
          <w:rFonts w:ascii="PT Serif" w:hAnsi="PT Serif"/>
          <w:i/>
          <w:iCs/>
          <w:sz w:val="20"/>
          <w:szCs w:val="20"/>
        </w:rPr>
        <w:t>u</w:t>
      </w:r>
      <w:r w:rsidR="00A252AB" w:rsidRPr="00500E55">
        <w:rPr>
          <w:rFonts w:ascii="PT Serif" w:hAnsi="PT Serif"/>
          <w:i/>
          <w:iCs/>
          <w:sz w:val="20"/>
          <w:szCs w:val="20"/>
        </w:rPr>
        <w:t>litermes</w:t>
      </w:r>
      <w:r w:rsidR="00A252AB" w:rsidRPr="00500E55">
        <w:rPr>
          <w:rFonts w:ascii="PT Serif" w:hAnsi="PT Serif"/>
          <w:sz w:val="20"/>
          <w:szCs w:val="20"/>
        </w:rPr>
        <w:t xml:space="preserve"> termites</w:t>
      </w:r>
      <w:r w:rsidR="006E4B58" w:rsidRPr="00500E55">
        <w:rPr>
          <w:rFonts w:ascii="PT Serif" w:hAnsi="PT Serif"/>
          <w:sz w:val="20"/>
          <w:szCs w:val="20"/>
        </w:rPr>
        <w:t xml:space="preserve"> </w:t>
      </w:r>
      <w:r w:rsidR="006E4B58" w:rsidRPr="00500E55">
        <w:rPr>
          <w:rFonts w:ascii="PT Serif" w:hAnsi="PT Serif"/>
          <w:sz w:val="20"/>
          <w:szCs w:val="20"/>
        </w:rPr>
        <w:fldChar w:fldCharType="begin"/>
      </w:r>
      <w:r w:rsidR="00374CA1">
        <w:rPr>
          <w:rFonts w:ascii="PT Serif" w:hAnsi="PT Serif"/>
          <w:sz w:val="20"/>
          <w:szCs w:val="20"/>
        </w:rPr>
        <w:instrText xml:space="preserve"> ADDIN ZOTERO_ITEM CSL_CITATION {"citationID":"GAtEcIqm","properties":{"formattedCitation":"[11,12,26,27]","plainCitation":"[11,12,26,27]","noteIndex":0},"citationItems":[{"id":381,"uris":["http://zotero.org/users/9949769/items/GBFB9XH3"],"itemData":{"id":381,"type":"article-journal","abstract":"Recent attempts to explain the evolutionary prevalence of same-sex sexual behavior (SSB) have focused on the role of indiscriminate mating. However, in many cases, SSB may be more complex than simple mistaken identity, instead involving mutual interactions and successful pairing between partners who can detect each other’s sex. Behavioral plasticity is essential for the expression of SSB in such circumstances. To test behavioral plasticity’s role in the evolution of SSB, we used termites to study how females and males modify their behavior in same-sex versus heterosexual pairs. Male termites follow females in paired “tandems” before mating, and movement patterns are sexually dimorphic. Previous studies observed that adaptive same-sex tandems also occur in both sexes. Here we found that stable same-sex tandems are achieved by behavioral plasticity when one partner adopts the other sex’s movements, resulting in behavioral dimorphism. Simulations based on empirically obtained parameters indicated that this socially cued plasticity contributes to pair maintenance, because dimorphic movements improve reunion success upon accidental separation. A systematic literature survey and phylogenetic comparative analysis suggest that the ancestors of modern termites lack consistent sex roles during pairing, indicating that plasticity is inherited from the ancestor. Socioenvironmental induction of ancestral behavioral potential may be of widespread importance to the expression of SSB. Our findings challenge recent arguments for a prominent role of indiscriminate mating behavior in the evolutionary origin and maintenance of SSB across diverse taxa.","container-title":"Proceedings of the National Academy of Sciences of the United States of America","DOI":"10.1073/pnas.2212401119","issue":"46","license":"All rights reserved","note":"publisher: Proceedings of the National Academy of Sciences","page":"e2212401119","source":"pnas.org (Atypon)","title":"Ancestral sex-role plasticity facilitates the evolution of same-sex sexual behavior","volume":"119","author":[{"family":"Mizumoto","given":"Nobuaki"},{"family":"Bourguignon","given":"Thomas"},{"family":"Bailey","given":"Nathan W."}],"issued":{"date-parts":[["2022",11,15]]}}},{"id":3052,"uris":["http://zotero.org/users/9949769/items/8LDYWZE3"],"itemData":{"id":3052,"type":"article-journal","abstract":"We investigated the predator avoidance mechanism of post-swarming alates of the lower subterranean termite, Reticulitermes speratus Kolbe. In some lower termites, homosexual tandem running is observed in addition to ordinary heterosexual tandem running. An experiment designed to compare the risk of predation by a termite-hunting ant, Brachyponera chinensis Emery, showed that homosexual tandem running reduced the predation risk until termites encounter the opposite sex. Since an individual ant cannot capture two dealates at once, one of the two dealates forming a tandem can escape while the ant captures its partner. Therefore, the \"post-encounter risk\" of individuals running in tandem was lower than that of single individuals. The \"encounter risk\" with predatory ants was also examined using a mathematical model considering the increased detectability of the predator due to enhanced size of the prey unit. It was suggested that tandem running reduces the predation risk of both participants, even when the enhanced encounter risk was taken into account. In males, competition for the back position was often observed, and consequently, the male at the back was always larger than the male in front. When a male-male tandem encountered a female, the back male won the female more often than the front male. This result suggested that male-male tandem running should result in selection pressure in favor of vigorous males. In conclusion, tandem running decreases the individual predation risk through the dilution effect, and it also plays a role as a mechanism of indirect sexual selection.","container-title":"Journal of theoretical biology","DOI":"https://doi.org/10.1101/2022.06.20.496918","ISSN":"0022-5193","issue":"1","note":"PMID: 11786032\nISBN: 0022-5193","page":"63-70","title":"Homosexual tandem running as selfish herd in &lt;i&gt;Reticulitermes speratus&lt;/i&gt;: novel antipredatory behavior in termites.","volume":"214","author":[{"family":"Matsuura","given":"Kenji"},{"family":"Kuno","given":"Eizi"},{"family":"Nishida","given":"Takayoshi"}],"issued":{"date-parts":[["2002"]]}}},{"id":2468,"uris":["http://zotero.org/users/9949769/items/3UPD3SGP"],"itemData":{"id":2468,"type":"article-journal","container-title":"Sociobiology","DOI":"DOI: 10.13102/sociobiology.v60i2.198-203","issue":"2","page":"198-203","title":"Antipredator behavior produced by heterosexual and homosexual tandem running in the termite &lt;i&gt;Reticulitermes chinensis&lt;/i&gt; (Isoptera: Rhinotermitidae)","volume":"60","author":[{"family":"Li","given":"G"},{"family":"Zou","given":"X"},{"family":"Lei","given":"C"},{"family":"Huang","given":"Q"}],"issued":{"date-parts":[["2013"]]}}},{"id":19933,"uris":["http://zotero.org/users/9949769/items/F7S4VSLR"],"itemData":{"id":19933,"type":"article-journal","abstract":"Abstract\n            In eusocial termites, successful pairing is an essential element of dispersal and distribution after the departure of alates from natal colonies. Two situations could arise during the pairing process: mixed-sex pairs and same-sex pairs. However, most previous studies focused on mixed-sex pairs, overlooking groups formed by same-sex pairings, especially potential fecundity (the total number of oocytes or ovarioles), oogenesis and the development stage of oocytes of females in female–female pairs, and spermatogenesis and testis development of males in male–male pairs. In this study, through experimentation, we investigated the reproductive ability of virgin dealates based on various pairing types as mentioned above. We found that the life spans of virgin dealates can cover 1 yr or even more when they establish a nest with a partner, which is more than 10-fold longer than the life span of individuals establishing a colony alone. After 1 yr of pairing, the potential fecundity of virgin same sex dealates did not degenerate significantly compared with newly emerged dealates, including the number of ovarioles, size of testis, oogenesis, and the development stage of the oocytes. Moreover, when individuals of same-sex pairings experimentally changed into mixed-sex pairs after 1 yr, the eggs produced in the colony hatched into larvae. These findings suggest that dealates which through same-sex pairs retain fecundity after 1 yr have more reproductive potential than dealates that failed to pair with heterosexuals, shedding light on the ecological significance of homosexual behaviors in terms of the successful extension and fecundity of eusocial termites.","container-title":"Journal of Insect Science","DOI":"10.1093/jisesa/ieac073","ISSN":"1536-2442","issue":"1","language":"en","page":"9","source":"DOI.org (Crossref)","title":"Same-sex Pairs Retain Their Reproductive Capacity as a Potential Opportunity for Individual Reproductive Success in Termites","volume":"23","author":[{"family":"Wu","given":"Jia"},{"family":"Wang","given":"Jinpei"},{"family":"Wang","given":"Yonghui"},{"family":"Hassan","given":"Ali"}],"editor":[{"family":"Bussiere","given":"Luc"}],"issued":{"date-parts":[["2023",1,1]]}}}],"schema":"https://github.com/citation-style-language/schema/raw/master/csl-citation.json"} </w:instrText>
      </w:r>
      <w:r w:rsidR="006E4B58" w:rsidRPr="00500E55">
        <w:rPr>
          <w:rFonts w:ascii="PT Serif" w:hAnsi="PT Serif"/>
          <w:sz w:val="20"/>
          <w:szCs w:val="20"/>
        </w:rPr>
        <w:fldChar w:fldCharType="separate"/>
      </w:r>
      <w:r w:rsidR="00374CA1" w:rsidRPr="00374CA1">
        <w:rPr>
          <w:rFonts w:ascii="PT Serif" w:hAnsi="PT Serif"/>
          <w:sz w:val="20"/>
        </w:rPr>
        <w:t>[11,12,26,27]</w:t>
      </w:r>
      <w:r w:rsidR="006E4B58" w:rsidRPr="00500E55">
        <w:rPr>
          <w:rFonts w:ascii="PT Serif" w:hAnsi="PT Serif"/>
          <w:sz w:val="20"/>
          <w:szCs w:val="20"/>
        </w:rPr>
        <w:fldChar w:fldCharType="end"/>
      </w:r>
      <w:r w:rsidR="00A252AB" w:rsidRPr="00500E55">
        <w:rPr>
          <w:rFonts w:ascii="PT Serif" w:hAnsi="PT Serif"/>
          <w:sz w:val="20"/>
          <w:szCs w:val="20"/>
        </w:rPr>
        <w:t>.</w:t>
      </w:r>
      <w:r w:rsidR="006E4B58" w:rsidRPr="00500E55">
        <w:rPr>
          <w:rFonts w:ascii="PT Serif" w:hAnsi="PT Serif"/>
          <w:sz w:val="20"/>
          <w:szCs w:val="20"/>
        </w:rPr>
        <w:t xml:space="preserve"> In </w:t>
      </w:r>
      <w:r w:rsidR="006E4B58" w:rsidRPr="00500E55">
        <w:rPr>
          <w:rFonts w:ascii="PT Serif" w:hAnsi="PT Serif"/>
          <w:i/>
          <w:iCs/>
          <w:sz w:val="20"/>
          <w:szCs w:val="20"/>
        </w:rPr>
        <w:t>Reticulitermes</w:t>
      </w:r>
      <w:r w:rsidR="006E4B58" w:rsidRPr="00500E55">
        <w:rPr>
          <w:rFonts w:ascii="PT Serif" w:hAnsi="PT Serif"/>
          <w:sz w:val="20"/>
          <w:szCs w:val="20"/>
        </w:rPr>
        <w:t xml:space="preserve"> termites, same-sex pairing functions by providing survival benefits </w:t>
      </w:r>
      <w:r w:rsidR="006E4B58" w:rsidRPr="00500E55">
        <w:rPr>
          <w:rFonts w:ascii="PT Serif" w:hAnsi="PT Serif"/>
          <w:sz w:val="20"/>
          <w:szCs w:val="20"/>
        </w:rPr>
        <w:fldChar w:fldCharType="begin"/>
      </w:r>
      <w:r w:rsidR="00374CA1">
        <w:rPr>
          <w:rFonts w:ascii="PT Serif" w:hAnsi="PT Serif"/>
          <w:sz w:val="20"/>
          <w:szCs w:val="20"/>
        </w:rPr>
        <w:instrText xml:space="preserve"> ADDIN ZOTERO_ITEM CSL_CITATION {"citationID":"AiGQ2TnS","properties":{"formattedCitation":"[5,12,28]","plainCitation":"[5,12,28]","noteIndex":0},"citationItems":[{"id":596,"uris":["http://zotero.org/users/9949769/items/RE6L5T4J"],"itemData":{"id":596,"type":"article-journal","abstract":"Facultative parthenogenesis has great adaptive significance, especially with regard to low pairing efficiency. In the termite Reticulitermes speratus, females that fail to mate with males reproduce parthenogenetically and found colonies cooperatively with partner females or even alone. Comparison of colony foundation success at 400 days between colonies founded by single females (F), femalefemale pairs (FF), and male-female pairs (FM) showed that female-female cooperation promoted colony survivorship over monogamous foundation. We report here for the first time the mode of parthenogenesis in Isoptera. Combining chromosome observations and genetic analysis using microsatellites, we show that the mode of parthenogenesis is diploid thelytoky and that the restoration of ploidy is most likely accomplished by terminal fusion. Parthenogens show a higher mortality and a longer egg-development time than sexually produced offspring, probably due to reduced heterozygosity. In addition Wolbachia bacteria were detected in R. speratus. However, since Wolbachia was also detected in non-parthenogenetic R. flavipes, it is unlikely that Wolbachia is the cause of parthenogenesis in R. speratus.","container-title":"Insectes Sociaux","DOI":"10.1007/s00040-004-0746-0","ISSN":"00201812","issue":"4","note":"ISBN: 0020-1812","page":"325-332","title":"Sexual and asexual colony foundation and the mechanism of facultative parthenogenesis in the termite &lt;i&gt;Reticulitermes speratus&lt;/i&gt; (Isoptera, Rhinotermitidae)","volume":"51","author":[{"family":"Matsuura","given":"Kenji"},{"family":"Fujimoto","given":"Miki"},{"family":"Goka","given":"Koichi"}],"issued":{"date-parts":[["2004"]]}}},{"id":3052,"uris":["http://zotero.org/users/9949769/items/8LDYWZE3"],"itemData":{"id":3052,"type":"article-journal","abstract":"We investigated the predator avoidance mechanism of post-swarming alates of the lower subterranean termite, Reticulitermes speratus Kolbe. In some lower termites, homosexual tandem running is observed in addition to ordinary heterosexual tandem running. An experiment designed to compare the risk of predation by a termite-hunting ant, Brachyponera chinensis Emery, showed that homosexual tandem running reduced the predation risk until termites encounter the opposite sex. Since an individual ant cannot capture two dealates at once, one of the two dealates forming a tandem can escape while the ant captures its partner. Therefore, the \"post-encounter risk\" of individuals running in tandem was lower than that of single individuals. The \"encounter risk\" with predatory ants was also examined using a mathematical model considering the increased detectability of the predator due to enhanced size of the prey unit. It was suggested that tandem running reduces the predation risk of both participants, even when the enhanced encounter risk was taken into account. In males, competition for the back position was often observed, and consequently, the male at the back was always larger than the male in front. When a male-male tandem encountered a female, the back male won the female more often than the front male. This result suggested that male-male tandem running should result in selection pressure in favor of vigorous males. In conclusion, tandem running decreases the individual predation risk through the dilution effect, and it also plays a role as a mechanism of indirect sexual selection.","container-title":"Journal of theoretical biology","DOI":"https://doi.org/10.1101/2022.06.20.496918","ISSN":"0022-5193","issue":"1","note":"PMID: 11786032\nISBN: 0022-5193","page":"63-70","title":"Homosexual tandem running as selfish herd in &lt;i&gt;Reticulitermes speratus&lt;/i&gt;: novel antipredatory behavior in termites.","volume":"214","author":[{"family":"Matsuura","given":"Kenji"},{"family":"Kuno","given":"Eizi"},{"family":"Nishida","given":"Takayoshi"}],"issued":{"date-parts":[["2002"]]}},"label":"page"},{"id":2612,"uris":["http://zotero.org/users/9949769/items/EKNSS3AY"],"itemData":{"id":2612,"type":"article-journal","abstract":"A wide variety of animals display same-sex behaviours, including courtship, copulation and pairing. However, these behaviours create a paradox, as selection seemingly acts on maladaptive traits, and they have often been regarded as cases of mistaken identity, especially in invertebrates. We show that termite males show nest establishment and pairing formation that usually occur in monogamous colony foundation and demonstrate how this contributes to their fitness. We found that pairs of male dealates stopped searching for females and established nests without females, although single males rarely ceased searching for mates. Males in these male???male pairings had much higher survival than single males. Our colony fusion experiment showed that a male in a surviving same-sex pair can replace a male in an incipient colony and produce offspring. A mathematical model demonstrated that the observed strategy of establishing a male???male pairing instead of searching for females is advantageous when the risk of predation is high, even when colony fusion is very rare. These results indicate that, under certain ecological conditions, a cooperative same-sex pairing with a potential rival for reproduction can be adaptive. Our study implies the existence of various possibilities for explaining the adaptive significance of same-sex sexual behaviours.","container-title":"Animal Behaviour","DOI":"10.1016/j.anbehav.2016.07.007","ISSN":"00033472","license":"All rights reserved","page":"179-187","title":"Male same-sex pairing as an adaptive strategy for future reproduction in termites","volume":"119","author":[{"family":"Mizumoto","given":"Nobuaki"},{"family":"Yashiro","given":"Toshihisa"},{"family":"Matsuura","given":"Kenji"}],"issued":{"date-parts":[["2016"]]}}}],"schema":"https://github.com/citation-style-language/schema/raw/master/csl-citation.json"} </w:instrText>
      </w:r>
      <w:r w:rsidR="006E4B58" w:rsidRPr="00500E55">
        <w:rPr>
          <w:rFonts w:ascii="PT Serif" w:hAnsi="PT Serif"/>
          <w:sz w:val="20"/>
          <w:szCs w:val="20"/>
        </w:rPr>
        <w:fldChar w:fldCharType="separate"/>
      </w:r>
      <w:r w:rsidR="00374CA1" w:rsidRPr="00374CA1">
        <w:rPr>
          <w:rFonts w:ascii="PT Serif" w:hAnsi="PT Serif"/>
          <w:sz w:val="20"/>
        </w:rPr>
        <w:t>[5,12,28]</w:t>
      </w:r>
      <w:r w:rsidR="006E4B58" w:rsidRPr="00500E55">
        <w:rPr>
          <w:rFonts w:ascii="PT Serif" w:hAnsi="PT Serif"/>
          <w:sz w:val="20"/>
          <w:szCs w:val="20"/>
        </w:rPr>
        <w:fldChar w:fldCharType="end"/>
      </w:r>
      <w:r w:rsidR="006E4B58" w:rsidRPr="00500E55">
        <w:rPr>
          <w:rFonts w:ascii="PT Serif" w:hAnsi="PT Serif"/>
          <w:sz w:val="20"/>
          <w:szCs w:val="20"/>
        </w:rPr>
        <w:t xml:space="preserve"> and is not </w:t>
      </w:r>
      <w:r>
        <w:rPr>
          <w:rFonts w:ascii="PT Serif" w:hAnsi="PT Serif"/>
          <w:sz w:val="20"/>
          <w:szCs w:val="20"/>
        </w:rPr>
        <w:t xml:space="preserve">a </w:t>
      </w:r>
      <w:r w:rsidR="006E4B58" w:rsidRPr="00500E55">
        <w:rPr>
          <w:rFonts w:ascii="PT Serif" w:hAnsi="PT Serif"/>
          <w:sz w:val="20"/>
          <w:szCs w:val="20"/>
        </w:rPr>
        <w:t xml:space="preserve">result of mistaken identity </w:t>
      </w:r>
      <w:r w:rsidR="006E4B58" w:rsidRPr="00500E55">
        <w:rPr>
          <w:rFonts w:ascii="PT Serif" w:hAnsi="PT Serif"/>
          <w:sz w:val="20"/>
          <w:szCs w:val="20"/>
        </w:rPr>
        <w:fldChar w:fldCharType="begin"/>
      </w:r>
      <w:r w:rsidR="00374CA1">
        <w:rPr>
          <w:rFonts w:ascii="PT Serif" w:hAnsi="PT Serif"/>
          <w:sz w:val="20"/>
          <w:szCs w:val="20"/>
        </w:rPr>
        <w:instrText xml:space="preserve"> ADDIN ZOTERO_ITEM CSL_CITATION {"citationID":"nl0OuQUc","properties":{"formattedCitation":"[11]","plainCitation":"[11]","noteIndex":0},"citationItems":[{"id":381,"uris":["http://zotero.org/users/9949769/items/GBFB9XH3"],"itemData":{"id":381,"type":"article-journal","abstract":"Recent attempts to explain the evolutionary prevalence of same-sex sexual behavior (SSB) have focused on the role of indiscriminate mating. However, in many cases, SSB may be more complex than simple mistaken identity, instead involving mutual interactions and successful pairing between partners who can detect each other’s sex. Behavioral plasticity is essential for the expression of SSB in such circumstances. To test behavioral plasticity’s role in the evolution of SSB, we used termites to study how females and males modify their behavior in same-sex versus heterosexual pairs. Male termites follow females in paired “tandems” before mating, and movement patterns are sexually dimorphic. Previous studies observed that adaptive same-sex tandems also occur in both sexes. Here we found that stable same-sex tandems are achieved by behavioral plasticity when one partner adopts the other sex’s movements, resulting in behavioral dimorphism. Simulations based on empirically obtained parameters indicated that this socially cued plasticity contributes to pair maintenance, because dimorphic movements improve reunion success upon accidental separation. A systematic literature survey and phylogenetic comparative analysis suggest that the ancestors of modern termites lack consistent sex roles during pairing, indicating that plasticity is inherited from the ancestor. Socioenvironmental induction of ancestral behavioral potential may be of widespread importance to the expression of SSB. Our findings challenge recent arguments for a prominent role of indiscriminate mating behavior in the evolutionary origin and maintenance of SSB across diverse taxa.","container-title":"Proceedings of the National Academy of Sciences of the United States of America","DOI":"10.1073/pnas.2212401119","issue":"46","license":"All rights reserved","note":"publisher: Proceedings of the National Academy of Sciences","page":"e2212401119","source":"pnas.org (Atypon)","title":"Ancestral sex-role plasticity facilitates the evolution of same-sex sexual behavior","volume":"119","author":[{"family":"Mizumoto","given":"Nobuaki"},{"family":"Bourguignon","given":"Thomas"},{"family":"Bailey","given":"Nathan W."}],"issued":{"date-parts":[["2022",11,15]]}}}],"schema":"https://github.com/citation-style-language/schema/raw/master/csl-citation.json"} </w:instrText>
      </w:r>
      <w:r w:rsidR="006E4B58" w:rsidRPr="00500E55">
        <w:rPr>
          <w:rFonts w:ascii="PT Serif" w:hAnsi="PT Serif"/>
          <w:sz w:val="20"/>
          <w:szCs w:val="20"/>
        </w:rPr>
        <w:fldChar w:fldCharType="separate"/>
      </w:r>
      <w:r w:rsidR="00E916BB" w:rsidRPr="00E916BB">
        <w:rPr>
          <w:rFonts w:ascii="PT Serif" w:hAnsi="PT Serif"/>
          <w:sz w:val="20"/>
        </w:rPr>
        <w:t>[11]</w:t>
      </w:r>
      <w:r w:rsidR="006E4B58" w:rsidRPr="00500E55">
        <w:rPr>
          <w:rFonts w:ascii="PT Serif" w:hAnsi="PT Serif"/>
          <w:sz w:val="20"/>
          <w:szCs w:val="20"/>
        </w:rPr>
        <w:fldChar w:fldCharType="end"/>
      </w:r>
      <w:r w:rsidR="006E4B58" w:rsidRPr="00500E55">
        <w:rPr>
          <w:rFonts w:ascii="PT Serif" w:hAnsi="PT Serif"/>
          <w:sz w:val="20"/>
          <w:szCs w:val="20"/>
        </w:rPr>
        <w:t xml:space="preserve">. However, </w:t>
      </w:r>
      <w:r>
        <w:rPr>
          <w:rFonts w:ascii="PT Serif" w:hAnsi="PT Serif"/>
          <w:sz w:val="20"/>
          <w:szCs w:val="20"/>
        </w:rPr>
        <w:t>a</w:t>
      </w:r>
      <w:r w:rsidR="00A252AB" w:rsidRPr="00500E55">
        <w:rPr>
          <w:rFonts w:ascii="PT Serif" w:hAnsi="PT Serif"/>
          <w:sz w:val="20"/>
          <w:szCs w:val="20"/>
        </w:rPr>
        <w:t xml:space="preserve"> </w:t>
      </w:r>
      <w:r w:rsidR="00CE04C8" w:rsidRPr="00500E55">
        <w:rPr>
          <w:rFonts w:ascii="PT Serif" w:hAnsi="PT Serif"/>
          <w:sz w:val="20"/>
          <w:szCs w:val="20"/>
        </w:rPr>
        <w:t>distinct</w:t>
      </w:r>
      <w:r w:rsidR="00A252AB" w:rsidRPr="00500E55">
        <w:rPr>
          <w:rFonts w:ascii="PT Serif" w:hAnsi="PT Serif"/>
          <w:sz w:val="20"/>
          <w:szCs w:val="20"/>
        </w:rPr>
        <w:t xml:space="preserve"> pattern</w:t>
      </w:r>
      <w:r>
        <w:rPr>
          <w:rFonts w:ascii="PT Serif" w:hAnsi="PT Serif"/>
          <w:sz w:val="20"/>
          <w:szCs w:val="20"/>
        </w:rPr>
        <w:t xml:space="preserve"> observed</w:t>
      </w:r>
      <w:r w:rsidR="00A252AB" w:rsidRPr="00500E55">
        <w:rPr>
          <w:rFonts w:ascii="PT Serif" w:hAnsi="PT Serif"/>
          <w:sz w:val="20"/>
          <w:szCs w:val="20"/>
        </w:rPr>
        <w:t xml:space="preserve"> in </w:t>
      </w:r>
      <w:r w:rsidR="00A252AB" w:rsidRPr="00500E55">
        <w:rPr>
          <w:rFonts w:ascii="PT Serif" w:hAnsi="PT Serif"/>
          <w:i/>
          <w:iCs/>
          <w:sz w:val="20"/>
          <w:szCs w:val="20"/>
        </w:rPr>
        <w:t>Coptotermes</w:t>
      </w:r>
      <w:r w:rsidR="00A252AB" w:rsidRPr="00500E55">
        <w:rPr>
          <w:rFonts w:ascii="PT Serif" w:hAnsi="PT Serif"/>
          <w:sz w:val="20"/>
          <w:szCs w:val="20"/>
        </w:rPr>
        <w:t xml:space="preserve"> </w:t>
      </w:r>
      <w:r w:rsidR="007802D7" w:rsidRPr="00500E55">
        <w:rPr>
          <w:rFonts w:ascii="PT Serif" w:hAnsi="PT Serif"/>
          <w:sz w:val="20"/>
          <w:szCs w:val="20"/>
        </w:rPr>
        <w:t>termites</w:t>
      </w:r>
      <w:r>
        <w:rPr>
          <w:rFonts w:ascii="PT Serif" w:hAnsi="PT Serif"/>
          <w:sz w:val="20"/>
          <w:szCs w:val="20"/>
        </w:rPr>
        <w:t xml:space="preserve"> suggests that </w:t>
      </w:r>
      <w:proofErr w:type="gramStart"/>
      <w:r w:rsidR="00CE04C8" w:rsidRPr="00500E55">
        <w:rPr>
          <w:rFonts w:ascii="PT Serif" w:hAnsi="PT Serif"/>
          <w:sz w:val="20"/>
          <w:szCs w:val="20"/>
        </w:rPr>
        <w:t>same-sex</w:t>
      </w:r>
      <w:proofErr w:type="gramEnd"/>
      <w:r w:rsidR="00CE04C8" w:rsidRPr="00500E55">
        <w:rPr>
          <w:rFonts w:ascii="PT Serif" w:hAnsi="PT Serif"/>
          <w:sz w:val="20"/>
          <w:szCs w:val="20"/>
        </w:rPr>
        <w:t xml:space="preserve"> tandem in </w:t>
      </w:r>
      <w:r w:rsidR="00CE04C8" w:rsidRPr="00500E55">
        <w:rPr>
          <w:rFonts w:ascii="PT Serif" w:hAnsi="PT Serif"/>
          <w:i/>
          <w:iCs/>
          <w:sz w:val="20"/>
          <w:szCs w:val="20"/>
        </w:rPr>
        <w:t>Coptotermes</w:t>
      </w:r>
      <w:r w:rsidR="00CE04C8" w:rsidRPr="00500E55">
        <w:rPr>
          <w:rFonts w:ascii="PT Serif" w:hAnsi="PT Serif"/>
          <w:sz w:val="20"/>
          <w:szCs w:val="20"/>
        </w:rPr>
        <w:t xml:space="preserve"> termites is </w:t>
      </w:r>
      <w:r>
        <w:rPr>
          <w:rFonts w:ascii="PT Serif" w:hAnsi="PT Serif"/>
          <w:sz w:val="20"/>
          <w:szCs w:val="20"/>
        </w:rPr>
        <w:t>not a functional behavior but rather a behavior expressed outside of its original function</w:t>
      </w:r>
      <w:r w:rsidR="00CE04C8" w:rsidRPr="00500E55">
        <w:rPr>
          <w:rFonts w:ascii="PT Serif" w:hAnsi="PT Serif"/>
          <w:sz w:val="20"/>
          <w:szCs w:val="20"/>
        </w:rPr>
        <w:t xml:space="preserve">. </w:t>
      </w:r>
      <w:r>
        <w:rPr>
          <w:rFonts w:ascii="PT Serif" w:hAnsi="PT Serif"/>
          <w:sz w:val="20"/>
          <w:szCs w:val="20"/>
        </w:rPr>
        <w:t>I</w:t>
      </w:r>
      <w:r w:rsidR="00CE04C8" w:rsidRPr="00500E55">
        <w:rPr>
          <w:rFonts w:ascii="PT Serif" w:hAnsi="PT Serif"/>
          <w:sz w:val="20"/>
          <w:szCs w:val="20"/>
        </w:rPr>
        <w:t xml:space="preserve">n </w:t>
      </w:r>
      <w:r w:rsidR="00CE04C8" w:rsidRPr="00500E55">
        <w:rPr>
          <w:rFonts w:ascii="PT Serif" w:hAnsi="PT Serif"/>
          <w:i/>
          <w:iCs/>
          <w:sz w:val="20"/>
          <w:szCs w:val="20"/>
        </w:rPr>
        <w:t>Reticulitermes</w:t>
      </w:r>
      <w:r w:rsidR="00CE04C8" w:rsidRPr="00500E55">
        <w:rPr>
          <w:rFonts w:ascii="PT Serif" w:hAnsi="PT Serif"/>
          <w:sz w:val="20"/>
          <w:szCs w:val="20"/>
        </w:rPr>
        <w:t xml:space="preserve"> termites, same-sex tandem pairs were as stable as heterosexual tandem pairs</w:t>
      </w:r>
      <w:r w:rsidR="00444F76">
        <w:rPr>
          <w:rFonts w:ascii="PT Serif" w:hAnsi="PT Serif"/>
          <w:sz w:val="20"/>
          <w:szCs w:val="20"/>
        </w:rPr>
        <w:t xml:space="preserve">, and </w:t>
      </w:r>
      <w:r>
        <w:rPr>
          <w:rFonts w:ascii="PT Serif" w:hAnsi="PT Serif"/>
          <w:sz w:val="20"/>
          <w:szCs w:val="20"/>
        </w:rPr>
        <w:t>one</w:t>
      </w:r>
      <w:r w:rsidR="00444F76">
        <w:rPr>
          <w:rFonts w:ascii="PT Serif" w:hAnsi="PT Serif"/>
          <w:sz w:val="20"/>
          <w:szCs w:val="20"/>
        </w:rPr>
        <w:t xml:space="preserve"> partner </w:t>
      </w:r>
      <w:r>
        <w:rPr>
          <w:rFonts w:ascii="PT Serif" w:hAnsi="PT Serif"/>
          <w:sz w:val="20"/>
          <w:szCs w:val="20"/>
        </w:rPr>
        <w:t>behaves</w:t>
      </w:r>
      <w:r w:rsidR="00444F76">
        <w:rPr>
          <w:rFonts w:ascii="PT Serif" w:hAnsi="PT Serif"/>
          <w:sz w:val="20"/>
          <w:szCs w:val="20"/>
        </w:rPr>
        <w:t xml:space="preserve"> like the other sex upon separation</w:t>
      </w:r>
      <w:r w:rsidR="00CE04C8" w:rsidRPr="00500E55">
        <w:rPr>
          <w:rFonts w:ascii="PT Serif" w:hAnsi="PT Serif"/>
          <w:sz w:val="20"/>
          <w:szCs w:val="20"/>
        </w:rPr>
        <w:t xml:space="preserve"> </w:t>
      </w:r>
      <w:r w:rsidR="00CE04C8" w:rsidRPr="00500E55">
        <w:rPr>
          <w:rFonts w:ascii="PT Serif" w:hAnsi="PT Serif"/>
          <w:sz w:val="20"/>
          <w:szCs w:val="20"/>
        </w:rPr>
        <w:fldChar w:fldCharType="begin"/>
      </w:r>
      <w:r w:rsidR="00374CA1">
        <w:rPr>
          <w:rFonts w:ascii="PT Serif" w:hAnsi="PT Serif"/>
          <w:sz w:val="20"/>
          <w:szCs w:val="20"/>
        </w:rPr>
        <w:instrText xml:space="preserve"> ADDIN ZOTERO_ITEM CSL_CITATION {"citationID":"g0VO3EJm","properties":{"formattedCitation":"[11]","plainCitation":"[11]","noteIndex":0},"citationItems":[{"id":381,"uris":["http://zotero.org/users/9949769/items/GBFB9XH3"],"itemData":{"id":381,"type":"article-journal","abstract":"Recent attempts to explain the evolutionary prevalence of same-sex sexual behavior (SSB) have focused on the role of indiscriminate mating. However, in many cases, SSB may be more complex than simple mistaken identity, instead involving mutual interactions and successful pairing between partners who can detect each other’s sex. Behavioral plasticity is essential for the expression of SSB in such circumstances. To test behavioral plasticity’s role in the evolution of SSB, we used termites to study how females and males modify their behavior in same-sex versus heterosexual pairs. Male termites follow females in paired “tandems” before mating, and movement patterns are sexually dimorphic. Previous studies observed that adaptive same-sex tandems also occur in both sexes. Here we found that stable same-sex tandems are achieved by behavioral plasticity when one partner adopts the other sex’s movements, resulting in behavioral dimorphism. Simulations based on empirically obtained parameters indicated that this socially cued plasticity contributes to pair maintenance, because dimorphic movements improve reunion success upon accidental separation. A systematic literature survey and phylogenetic comparative analysis suggest that the ancestors of modern termites lack consistent sex roles during pairing, indicating that plasticity is inherited from the ancestor. Socioenvironmental induction of ancestral behavioral potential may be of widespread importance to the expression of SSB. Our findings challenge recent arguments for a prominent role of indiscriminate mating behavior in the evolutionary origin and maintenance of SSB across diverse taxa.","container-title":"Proceedings of the National Academy of Sciences of the United States of America","DOI":"10.1073/pnas.2212401119","issue":"46","license":"All rights reserved","note":"publisher: Proceedings of the National Academy of Sciences","page":"e2212401119","source":"pnas.org (Atypon)","title":"Ancestral sex-role plasticity facilitates the evolution of same-sex sexual behavior","volume":"119","author":[{"family":"Mizumoto","given":"Nobuaki"},{"family":"Bourguignon","given":"Thomas"},{"family":"Bailey","given":"Nathan W."}],"issued":{"date-parts":[["2022",11,15]]}}}],"schema":"https://github.com/citation-style-language/schema/raw/master/csl-citation.json"} </w:instrText>
      </w:r>
      <w:r w:rsidR="00CE04C8" w:rsidRPr="00500E55">
        <w:rPr>
          <w:rFonts w:ascii="PT Serif" w:hAnsi="PT Serif"/>
          <w:sz w:val="20"/>
          <w:szCs w:val="20"/>
        </w:rPr>
        <w:fldChar w:fldCharType="separate"/>
      </w:r>
      <w:r w:rsidR="00E916BB" w:rsidRPr="00E916BB">
        <w:rPr>
          <w:rFonts w:ascii="PT Serif" w:hAnsi="PT Serif"/>
          <w:sz w:val="20"/>
        </w:rPr>
        <w:t>[11]</w:t>
      </w:r>
      <w:r w:rsidR="00CE04C8" w:rsidRPr="00500E55">
        <w:rPr>
          <w:rFonts w:ascii="PT Serif" w:hAnsi="PT Serif"/>
          <w:sz w:val="20"/>
          <w:szCs w:val="20"/>
        </w:rPr>
        <w:fldChar w:fldCharType="end"/>
      </w:r>
      <w:r w:rsidR="00CE04C8" w:rsidRPr="00500E55">
        <w:rPr>
          <w:rFonts w:ascii="PT Serif" w:hAnsi="PT Serif"/>
          <w:sz w:val="20"/>
          <w:szCs w:val="20"/>
        </w:rPr>
        <w:t xml:space="preserve">. </w:t>
      </w:r>
      <w:commentRangeStart w:id="193"/>
      <w:r w:rsidR="00CE04C8" w:rsidRPr="00500E55">
        <w:rPr>
          <w:rFonts w:ascii="PT Serif" w:hAnsi="PT Serif"/>
          <w:sz w:val="20"/>
          <w:szCs w:val="20"/>
        </w:rPr>
        <w:t xml:space="preserve">In </w:t>
      </w:r>
      <w:r w:rsidR="00CE04C8" w:rsidRPr="00500E55">
        <w:rPr>
          <w:rFonts w:ascii="PT Serif" w:hAnsi="PT Serif"/>
          <w:i/>
          <w:iCs/>
          <w:sz w:val="20"/>
          <w:szCs w:val="20"/>
        </w:rPr>
        <w:t>Coptotermes</w:t>
      </w:r>
      <w:r w:rsidR="00CE04C8" w:rsidRPr="00500E55">
        <w:rPr>
          <w:rFonts w:ascii="PT Serif" w:hAnsi="PT Serif"/>
          <w:sz w:val="20"/>
          <w:szCs w:val="20"/>
        </w:rPr>
        <w:t xml:space="preserve"> termites</w:t>
      </w:r>
      <w:commentRangeEnd w:id="193"/>
      <w:r w:rsidR="0038208F">
        <w:rPr>
          <w:rStyle w:val="CommentReference"/>
        </w:rPr>
        <w:commentReference w:id="193"/>
      </w:r>
      <w:r w:rsidR="00CE04C8" w:rsidRPr="00500E55">
        <w:rPr>
          <w:rFonts w:ascii="PT Serif" w:hAnsi="PT Serif"/>
          <w:sz w:val="20"/>
          <w:szCs w:val="20"/>
        </w:rPr>
        <w:t xml:space="preserve">, on the other hand, even once they form a same-sex tandem pair, </w:t>
      </w:r>
      <w:r>
        <w:rPr>
          <w:rFonts w:ascii="PT Serif" w:hAnsi="PT Serif"/>
          <w:sz w:val="20"/>
          <w:szCs w:val="20"/>
        </w:rPr>
        <w:t>both</w:t>
      </w:r>
      <w:r w:rsidR="00CE04C8" w:rsidRPr="00500E55">
        <w:rPr>
          <w:rFonts w:ascii="PT Serif" w:hAnsi="PT Serif"/>
          <w:sz w:val="20"/>
          <w:szCs w:val="20"/>
        </w:rPr>
        <w:t xml:space="preserve"> female-female and male-male tandems were far less stable than heterosexual tandems</w:t>
      </w:r>
      <w:r w:rsidR="00444F76">
        <w:rPr>
          <w:rFonts w:ascii="PT Serif" w:hAnsi="PT Serif"/>
          <w:sz w:val="20"/>
          <w:szCs w:val="20"/>
        </w:rPr>
        <w:t xml:space="preserve"> (Fig</w:t>
      </w:r>
      <w:r w:rsidR="001977A4">
        <w:rPr>
          <w:rFonts w:ascii="PT Serif" w:hAnsi="PT Serif"/>
          <w:sz w:val="20"/>
          <w:szCs w:val="20"/>
        </w:rPr>
        <w:t>ure</w:t>
      </w:r>
      <w:r w:rsidR="00444F76">
        <w:rPr>
          <w:rFonts w:ascii="PT Serif" w:hAnsi="PT Serif"/>
          <w:sz w:val="20"/>
          <w:szCs w:val="20"/>
        </w:rPr>
        <w:t xml:space="preserve"> 1</w:t>
      </w:r>
      <w:r w:rsidR="001977A4">
        <w:rPr>
          <w:rFonts w:ascii="PT Serif" w:hAnsi="PT Serif"/>
          <w:sz w:val="20"/>
          <w:szCs w:val="20"/>
        </w:rPr>
        <w:t>,</w:t>
      </w:r>
      <w:r w:rsidR="00444F76">
        <w:rPr>
          <w:rFonts w:ascii="PT Serif" w:hAnsi="PT Serif"/>
          <w:sz w:val="20"/>
          <w:szCs w:val="20"/>
        </w:rPr>
        <w:t xml:space="preserve"> S1)</w:t>
      </w:r>
      <w:r w:rsidR="00CE04C8" w:rsidRPr="00500E55">
        <w:rPr>
          <w:rFonts w:ascii="PT Serif" w:hAnsi="PT Serif"/>
          <w:sz w:val="20"/>
          <w:szCs w:val="20"/>
        </w:rPr>
        <w:t>.</w:t>
      </w:r>
      <w:r w:rsidR="00444F76">
        <w:rPr>
          <w:rFonts w:ascii="PT Serif" w:hAnsi="PT Serif"/>
          <w:sz w:val="20"/>
          <w:szCs w:val="20"/>
        </w:rPr>
        <w:t xml:space="preserve"> Moving speed was also slower in same-sex tandems than </w:t>
      </w:r>
      <w:r>
        <w:rPr>
          <w:rFonts w:ascii="PT Serif" w:hAnsi="PT Serif"/>
          <w:sz w:val="20"/>
          <w:szCs w:val="20"/>
        </w:rPr>
        <w:t xml:space="preserve">in </w:t>
      </w:r>
      <w:r w:rsidR="00444F76">
        <w:rPr>
          <w:rFonts w:ascii="PT Serif" w:hAnsi="PT Serif"/>
          <w:sz w:val="20"/>
          <w:szCs w:val="20"/>
        </w:rPr>
        <w:t>heterosexual pairs</w:t>
      </w:r>
      <w:r w:rsidR="001977A4">
        <w:rPr>
          <w:rFonts w:ascii="PT Serif" w:hAnsi="PT Serif"/>
          <w:sz w:val="20"/>
          <w:szCs w:val="20"/>
        </w:rPr>
        <w:t xml:space="preserve"> (Figure 2)</w:t>
      </w:r>
      <w:r w:rsidR="00444F76">
        <w:rPr>
          <w:rFonts w:ascii="PT Serif" w:hAnsi="PT Serif"/>
          <w:sz w:val="20"/>
          <w:szCs w:val="20"/>
        </w:rPr>
        <w:t>. Furthermore, upon separation, movement dimorphisms between partners, a key for efficient reunion, w</w:t>
      </w:r>
      <w:r>
        <w:rPr>
          <w:rFonts w:ascii="PT Serif" w:hAnsi="PT Serif"/>
          <w:sz w:val="20"/>
          <w:szCs w:val="20"/>
        </w:rPr>
        <w:t>ere</w:t>
      </w:r>
      <w:r w:rsidR="00444F76">
        <w:rPr>
          <w:rFonts w:ascii="PT Serif" w:hAnsi="PT Serif"/>
          <w:sz w:val="20"/>
          <w:szCs w:val="20"/>
        </w:rPr>
        <w:t xml:space="preserve"> not as strong as heterosexual pairs (Fig. 2).</w:t>
      </w:r>
      <w:r w:rsidR="00CE04C8" w:rsidRPr="00500E55">
        <w:rPr>
          <w:rFonts w:ascii="PT Serif" w:hAnsi="PT Serif"/>
          <w:sz w:val="20"/>
          <w:szCs w:val="20"/>
        </w:rPr>
        <w:t xml:space="preserve"> Th</w:t>
      </w:r>
      <w:r w:rsidR="00444F76">
        <w:rPr>
          <w:rFonts w:ascii="PT Serif" w:hAnsi="PT Serif"/>
          <w:sz w:val="20"/>
          <w:szCs w:val="20"/>
        </w:rPr>
        <w:t>ese all</w:t>
      </w:r>
      <w:r w:rsidR="00CE04C8" w:rsidRPr="00500E55">
        <w:rPr>
          <w:rFonts w:ascii="PT Serif" w:hAnsi="PT Serif"/>
          <w:sz w:val="20"/>
          <w:szCs w:val="20"/>
        </w:rPr>
        <w:t xml:space="preserve"> </w:t>
      </w:r>
      <w:r w:rsidR="00444F76">
        <w:rPr>
          <w:rFonts w:ascii="PT Serif" w:hAnsi="PT Serif"/>
          <w:sz w:val="20"/>
          <w:szCs w:val="20"/>
        </w:rPr>
        <w:t>indicate</w:t>
      </w:r>
      <w:r w:rsidR="00CE04C8" w:rsidRPr="00500E55">
        <w:rPr>
          <w:rFonts w:ascii="PT Serif" w:hAnsi="PT Serif"/>
          <w:sz w:val="20"/>
          <w:szCs w:val="20"/>
        </w:rPr>
        <w:t xml:space="preserve"> that </w:t>
      </w:r>
      <w:r w:rsidR="00CE04C8" w:rsidRPr="00500E55">
        <w:rPr>
          <w:rFonts w:ascii="PT Serif" w:hAnsi="PT Serif"/>
          <w:i/>
          <w:iCs/>
          <w:sz w:val="20"/>
          <w:szCs w:val="20"/>
        </w:rPr>
        <w:t>Coptotermes</w:t>
      </w:r>
      <w:r w:rsidR="00CE04C8" w:rsidRPr="00500E55">
        <w:rPr>
          <w:rFonts w:ascii="PT Serif" w:hAnsi="PT Serif"/>
          <w:sz w:val="20"/>
          <w:szCs w:val="20"/>
        </w:rPr>
        <w:t xml:space="preserve"> termites do not</w:t>
      </w:r>
      <w:r>
        <w:rPr>
          <w:rFonts w:ascii="PT Serif" w:hAnsi="PT Serif"/>
          <w:sz w:val="20"/>
          <w:szCs w:val="20"/>
        </w:rPr>
        <w:t xml:space="preserve"> tend to</w:t>
      </w:r>
      <w:r w:rsidR="00CE04C8" w:rsidRPr="00500E55">
        <w:rPr>
          <w:rFonts w:ascii="PT Serif" w:hAnsi="PT Serif"/>
          <w:sz w:val="20"/>
          <w:szCs w:val="20"/>
        </w:rPr>
        <w:t xml:space="preserve"> adjust their movement patterns to</w:t>
      </w:r>
      <w:r>
        <w:rPr>
          <w:rFonts w:ascii="PT Serif" w:hAnsi="PT Serif"/>
          <w:sz w:val="20"/>
          <w:szCs w:val="20"/>
        </w:rPr>
        <w:t xml:space="preserve"> maintain same-sex tandems actively</w:t>
      </w:r>
      <w:r w:rsidR="00CE04C8" w:rsidRPr="00500E55">
        <w:rPr>
          <w:rFonts w:ascii="PT Serif" w:hAnsi="PT Serif"/>
          <w:sz w:val="20"/>
          <w:szCs w:val="20"/>
        </w:rPr>
        <w:t xml:space="preserve">. </w:t>
      </w:r>
      <w:commentRangeStart w:id="194"/>
      <w:commentRangeStart w:id="195"/>
      <w:r>
        <w:rPr>
          <w:rFonts w:ascii="PT Serif" w:hAnsi="PT Serif"/>
          <w:sz w:val="20"/>
          <w:szCs w:val="20"/>
        </w:rPr>
        <w:t xml:space="preserve">The same-sex tandems in </w:t>
      </w:r>
      <w:r w:rsidRPr="00EC4CC4">
        <w:rPr>
          <w:rFonts w:ascii="PT Serif" w:hAnsi="PT Serif"/>
          <w:i/>
          <w:iCs/>
          <w:sz w:val="20"/>
          <w:szCs w:val="20"/>
        </w:rPr>
        <w:t>Coptotermes</w:t>
      </w:r>
      <w:r>
        <w:rPr>
          <w:rFonts w:ascii="PT Serif" w:hAnsi="PT Serif"/>
          <w:sz w:val="20"/>
          <w:szCs w:val="20"/>
        </w:rPr>
        <w:t xml:space="preserve"> termites </w:t>
      </w:r>
      <w:r>
        <w:rPr>
          <w:rFonts w:ascii="PT Serif" w:hAnsi="PT Serif"/>
          <w:sz w:val="20"/>
          <w:szCs w:val="20"/>
        </w:rPr>
        <w:lastRenderedPageBreak/>
        <w:t xml:space="preserve">could exist due to the ancestral state of termite tandem running behavior </w:t>
      </w:r>
      <w:r>
        <w:rPr>
          <w:rFonts w:ascii="PT Serif" w:hAnsi="PT Serif"/>
          <w:sz w:val="20"/>
          <w:szCs w:val="20"/>
        </w:rPr>
        <w:fldChar w:fldCharType="begin"/>
      </w:r>
      <w:r w:rsidR="00374CA1">
        <w:rPr>
          <w:rFonts w:ascii="PT Serif" w:hAnsi="PT Serif"/>
          <w:sz w:val="20"/>
          <w:szCs w:val="20"/>
        </w:rPr>
        <w:instrText xml:space="preserve"> ADDIN ZOTERO_ITEM CSL_CITATION {"citationID":"xkqQGE9c","properties":{"formattedCitation":"[11]","plainCitation":"[11]","noteIndex":0},"citationItems":[{"id":381,"uris":["http://zotero.org/users/9949769/items/GBFB9XH3"],"itemData":{"id":381,"type":"article-journal","abstract":"Recent attempts to explain the evolutionary prevalence of same-sex sexual behavior (SSB) have focused on the role of indiscriminate mating. However, in many cases, SSB may be more complex than simple mistaken identity, instead involving mutual interactions and successful pairing between partners who can detect each other’s sex. Behavioral plasticity is essential for the expression of SSB in such circumstances. To test behavioral plasticity’s role in the evolution of SSB, we used termites to study how females and males modify their behavior in same-sex versus heterosexual pairs. Male termites follow females in paired “tandems” before mating, and movement patterns are sexually dimorphic. Previous studies observed that adaptive same-sex tandems also occur in both sexes. Here we found that stable same-sex tandems are achieved by behavioral plasticity when one partner adopts the other sex’s movements, resulting in behavioral dimorphism. Simulations based on empirically obtained parameters indicated that this socially cued plasticity contributes to pair maintenance, because dimorphic movements improve reunion success upon accidental separation. A systematic literature survey and phylogenetic comparative analysis suggest that the ancestors of modern termites lack consistent sex roles during pairing, indicating that plasticity is inherited from the ancestor. Socioenvironmental induction of ancestral behavioral potential may be of widespread importance to the expression of SSB. Our findings challenge recent arguments for a prominent role of indiscriminate mating behavior in the evolutionary origin and maintenance of SSB across diverse taxa.","container-title":"Proceedings of the National Academy of Sciences of the United States of America","DOI":"10.1073/pnas.2212401119","issue":"46","license":"All rights reserved","note":"publisher: Proceedings of the National Academy of Sciences","page":"e2212401119","source":"pnas.org (Atypon)","title":"Ancestral sex-role plasticity facilitates the evolution of same-sex sexual behavior","volume":"119","author":[{"family":"Mizumoto","given":"Nobuaki"},{"family":"Bourguignon","given":"Thomas"},{"family":"Bailey","given":"Nathan W."}],"issued":{"date-parts":[["2022",11,15]]}}}],"schema":"https://github.com/citation-style-language/schema/raw/master/csl-citation.json"} </w:instrText>
      </w:r>
      <w:r>
        <w:rPr>
          <w:rFonts w:ascii="PT Serif" w:hAnsi="PT Serif"/>
          <w:sz w:val="20"/>
          <w:szCs w:val="20"/>
        </w:rPr>
        <w:fldChar w:fldCharType="separate"/>
      </w:r>
      <w:r w:rsidRPr="00EC4CC4">
        <w:rPr>
          <w:rFonts w:ascii="PT Serif" w:hAnsi="PT Serif"/>
          <w:sz w:val="20"/>
        </w:rPr>
        <w:t>[11]</w:t>
      </w:r>
      <w:r>
        <w:rPr>
          <w:rFonts w:ascii="PT Serif" w:hAnsi="PT Serif"/>
          <w:sz w:val="20"/>
          <w:szCs w:val="20"/>
        </w:rPr>
        <w:fldChar w:fldCharType="end"/>
      </w:r>
      <w:r>
        <w:rPr>
          <w:rFonts w:ascii="PT Serif" w:hAnsi="PT Serif"/>
          <w:sz w:val="20"/>
          <w:szCs w:val="20"/>
        </w:rPr>
        <w:t xml:space="preserve">, as in the framework of the previous work </w:t>
      </w:r>
      <w:r>
        <w:rPr>
          <w:rFonts w:ascii="PT Serif" w:hAnsi="PT Serif"/>
          <w:sz w:val="20"/>
          <w:szCs w:val="20"/>
        </w:rPr>
        <w:fldChar w:fldCharType="begin"/>
      </w:r>
      <w:r w:rsidR="00374CA1">
        <w:rPr>
          <w:rFonts w:ascii="PT Serif" w:hAnsi="PT Serif"/>
          <w:sz w:val="20"/>
          <w:szCs w:val="20"/>
        </w:rPr>
        <w:instrText xml:space="preserve"> ADDIN ZOTERO_ITEM CSL_CITATION {"citationID":"o4fFt93q","properties":{"formattedCitation":"[4]","plainCitation":"[4]","noteIndex":0},"citationItems":[{"id":2960,"uris":["http://zotero.org/users/9949769/items/YMVYZXLS"],"itemData":{"id":2960,"type":"article-journal","abstract":"Same-sex sexual behaviour (SSB) has been recorded in over 1,500 animal species with a widespread distribution across most major clades. Evolutionary biologists have long sought to uncover the adaptive origins of ‘homosexual behaviour’ in an attempt to resolve this apparent Darwinian paradox: how has SSB repeatedly evolved and persisted despite its presumed fitness costs? This question implicitly assumes that ‘heterosexual’ or exclusive different-sex sexual behaviour (DSB) is the baseline condition for animals, from which SSB has evolved. We question the idea that SSB necessarily presents an evolutionary conundrum, and suggest that the literature includes unchecked assumptions regarding the costs, benefits and origins of SSB. Instead, we offer an alternative null hypothesis for the evolutionary origin of SSB that, through a subtle shift in perspective, moves away from the expectation that the origin and maintenance of SSB is a problem in need of a solution. We argue that the frequently implicit assumption of DSB as ancestral has not been rigorously examined, and instead hypothesize an ancestral condition of indiscriminate sexual behaviours directed towards all sexes. By shifting the lens through which we study animal sexual behaviour, we can more fruitfully examine the evolutionary history of diverse sexual strategies.","container-title":"Nature Ecology and Evolution","DOI":"10.1038/s41559-019-1019-7","ISSN":"2397334X","issue":"12","note":"PMID: 31740842\npublisher: Springer US\nISBN: 4155901910197","page":"1622-1631","title":"An alternative hypothesis for the evolution of same-sex sexual behaviour in animals","volume":"3","author":[{"family":"Monk","given":"Julia D."},{"family":"Giglio","given":"Erin"},{"family":"Kamath","given":"Ambika"},{"family":"Lambert","given":"Max R."},{"family":"McDonough","given":"Caitlin E."}],"issued":{"date-parts":[["2019"]]}}}],"schema":"https://github.com/citation-style-language/schema/raw/master/csl-citation.json"} </w:instrText>
      </w:r>
      <w:r>
        <w:rPr>
          <w:rFonts w:ascii="PT Serif" w:hAnsi="PT Serif"/>
          <w:sz w:val="20"/>
          <w:szCs w:val="20"/>
        </w:rPr>
        <w:fldChar w:fldCharType="separate"/>
      </w:r>
      <w:r w:rsidRPr="00EC4CC4">
        <w:rPr>
          <w:rFonts w:ascii="PT Serif" w:hAnsi="PT Serif"/>
          <w:sz w:val="20"/>
        </w:rPr>
        <w:t>[4]</w:t>
      </w:r>
      <w:r>
        <w:rPr>
          <w:rFonts w:ascii="PT Serif" w:hAnsi="PT Serif"/>
          <w:sz w:val="20"/>
          <w:szCs w:val="20"/>
        </w:rPr>
        <w:fldChar w:fldCharType="end"/>
      </w:r>
      <w:r>
        <w:rPr>
          <w:rFonts w:ascii="PT Serif" w:hAnsi="PT Serif"/>
          <w:sz w:val="20"/>
          <w:szCs w:val="20"/>
        </w:rPr>
        <w:t>.</w:t>
      </w:r>
      <w:commentRangeEnd w:id="194"/>
      <w:r w:rsidR="00BA18E8">
        <w:rPr>
          <w:rStyle w:val="CommentReference"/>
        </w:rPr>
        <w:commentReference w:id="194"/>
      </w:r>
      <w:commentRangeEnd w:id="195"/>
      <w:r w:rsidR="00843BCC">
        <w:rPr>
          <w:rStyle w:val="CommentReference"/>
        </w:rPr>
        <w:commentReference w:id="195"/>
      </w:r>
    </w:p>
    <w:p w14:paraId="39FA25A3" w14:textId="54C83B48" w:rsidR="006F594F" w:rsidRDefault="00731979" w:rsidP="00A252AB">
      <w:pPr>
        <w:snapToGrid w:val="0"/>
        <w:spacing w:after="0" w:line="240" w:lineRule="auto"/>
        <w:ind w:firstLine="567"/>
        <w:jc w:val="both"/>
        <w:rPr>
          <w:rFonts w:ascii="PT Serif" w:hAnsi="PT Serif"/>
          <w:sz w:val="20"/>
          <w:szCs w:val="20"/>
        </w:rPr>
      </w:pPr>
      <w:r w:rsidRPr="00500E55">
        <w:rPr>
          <w:rFonts w:ascii="PT Serif" w:hAnsi="PT Serif"/>
          <w:sz w:val="20"/>
          <w:szCs w:val="20"/>
        </w:rPr>
        <w:t xml:space="preserve">Even though the same-sex pairing of </w:t>
      </w:r>
      <w:r w:rsidR="007802D7" w:rsidRPr="00444F76">
        <w:rPr>
          <w:rFonts w:ascii="PT Serif" w:hAnsi="PT Serif"/>
          <w:i/>
          <w:iCs/>
          <w:sz w:val="20"/>
          <w:szCs w:val="20"/>
        </w:rPr>
        <w:t>Coptotermes</w:t>
      </w:r>
      <w:r w:rsidRPr="00500E55">
        <w:rPr>
          <w:rFonts w:ascii="PT Serif" w:hAnsi="PT Serif"/>
          <w:sz w:val="20"/>
          <w:szCs w:val="20"/>
        </w:rPr>
        <w:t xml:space="preserve"> termites is not adaptive</w:t>
      </w:r>
      <w:r w:rsidR="007802D7" w:rsidRPr="00500E55">
        <w:rPr>
          <w:rFonts w:ascii="PT Serif" w:hAnsi="PT Serif"/>
          <w:sz w:val="20"/>
          <w:szCs w:val="20"/>
        </w:rPr>
        <w:t>, our study</w:t>
      </w:r>
      <w:r w:rsidRPr="00500E55">
        <w:rPr>
          <w:rFonts w:ascii="PT Serif" w:hAnsi="PT Serif"/>
          <w:sz w:val="20"/>
          <w:szCs w:val="20"/>
        </w:rPr>
        <w:t xml:space="preserve"> on their interspecific variations</w:t>
      </w:r>
      <w:r w:rsidR="007802D7" w:rsidRPr="00500E55">
        <w:rPr>
          <w:rFonts w:ascii="PT Serif" w:hAnsi="PT Serif"/>
          <w:sz w:val="20"/>
          <w:szCs w:val="20"/>
        </w:rPr>
        <w:t xml:space="preserve"> shows the </w:t>
      </w:r>
      <w:r w:rsidR="00444F76">
        <w:rPr>
          <w:rFonts w:ascii="PT Serif" w:hAnsi="PT Serif"/>
          <w:sz w:val="20"/>
          <w:szCs w:val="20"/>
        </w:rPr>
        <w:t xml:space="preserve">mechanical aspects </w:t>
      </w:r>
      <w:r w:rsidR="00EC4CC4">
        <w:rPr>
          <w:rFonts w:ascii="PT Serif" w:hAnsi="PT Serif"/>
          <w:sz w:val="20"/>
          <w:szCs w:val="20"/>
        </w:rPr>
        <w:t>of</w:t>
      </w:r>
      <w:r w:rsidR="00444F76">
        <w:rPr>
          <w:rFonts w:ascii="PT Serif" w:hAnsi="PT Serif"/>
          <w:sz w:val="20"/>
          <w:szCs w:val="20"/>
        </w:rPr>
        <w:t xml:space="preserve"> the evolution </w:t>
      </w:r>
      <w:r w:rsidR="007802D7" w:rsidRPr="00500E55">
        <w:rPr>
          <w:rFonts w:ascii="PT Serif" w:hAnsi="PT Serif"/>
          <w:sz w:val="20"/>
          <w:szCs w:val="20"/>
        </w:rPr>
        <w:t>of SSB.</w:t>
      </w:r>
      <w:r w:rsidR="00444F76">
        <w:rPr>
          <w:rFonts w:ascii="PT Serif" w:hAnsi="PT Serif"/>
          <w:sz w:val="20"/>
          <w:szCs w:val="20"/>
        </w:rPr>
        <w:t xml:space="preserve"> </w:t>
      </w:r>
      <w:r w:rsidR="00EC4CC4">
        <w:rPr>
          <w:rFonts w:ascii="PT Serif" w:hAnsi="PT Serif"/>
          <w:sz w:val="20"/>
          <w:szCs w:val="20"/>
        </w:rPr>
        <w:t>For example, a p</w:t>
      </w:r>
      <w:r w:rsidR="006F594F">
        <w:rPr>
          <w:rFonts w:ascii="PT Serif" w:hAnsi="PT Serif"/>
          <w:sz w:val="20"/>
          <w:szCs w:val="20"/>
        </w:rPr>
        <w:t>revious theoretical stud</w:t>
      </w:r>
      <w:r w:rsidR="00EC4CC4">
        <w:rPr>
          <w:rFonts w:ascii="PT Serif" w:hAnsi="PT Serif"/>
          <w:sz w:val="20"/>
          <w:szCs w:val="20"/>
        </w:rPr>
        <w:t>y</w:t>
      </w:r>
      <w:r w:rsidR="006F594F">
        <w:rPr>
          <w:rFonts w:ascii="PT Serif" w:hAnsi="PT Serif"/>
          <w:sz w:val="20"/>
          <w:szCs w:val="20"/>
        </w:rPr>
        <w:t xml:space="preserve"> predicted that</w:t>
      </w:r>
      <w:r w:rsidR="00EC4CC4">
        <w:rPr>
          <w:rFonts w:ascii="PT Serif" w:hAnsi="PT Serif"/>
          <w:sz w:val="20"/>
          <w:szCs w:val="20"/>
        </w:rPr>
        <w:t xml:space="preserve"> SSB is caused by the absence of perfect sex discrimination, where the loss of sexual signals and indiscriminate mating coevolve together </w:t>
      </w:r>
      <w:r w:rsidR="00EC4CC4">
        <w:rPr>
          <w:rFonts w:ascii="PT Serif" w:hAnsi="PT Serif"/>
          <w:sz w:val="20"/>
          <w:szCs w:val="20"/>
        </w:rPr>
        <w:fldChar w:fldCharType="begin"/>
      </w:r>
      <w:r w:rsidR="00374CA1">
        <w:rPr>
          <w:rFonts w:ascii="PT Serif" w:hAnsi="PT Serif"/>
          <w:sz w:val="20"/>
          <w:szCs w:val="20"/>
        </w:rPr>
        <w:instrText xml:space="preserve"> ADDIN ZOTERO_ITEM CSL_CITATION {"citationID":"eTNuCaBY","properties":{"formattedCitation":"[29]","plainCitation":"[29]","noteIndex":0},"citationItems":[{"id":19931,"uris":["http://zotero.org/users/9949769/items/TD7PZZ57"],"itemData":{"id":19931,"type":"article-journal","container-title":"The American Naturalist","DOI":"10.1086/723213","ISSN":"0003-0147, 1537-5323","issue":"4","journalAbbreviation":"The American Naturalist","language":"en","page":"E56-E69","source":"DOI.org (Crossref)","title":"Indiscriminate Mating and the Coevolution of Sex Discrimination and Sexual Signals","volume":"201","author":[{"family":"Lerch","given":"Brian A."},{"family":"Servedio","given":"Maria R."}],"issued":{"date-parts":[["2023",4,1]]}}}],"schema":"https://github.com/citation-style-language/schema/raw/master/csl-citation.json"} </w:instrText>
      </w:r>
      <w:r w:rsidR="00EC4CC4">
        <w:rPr>
          <w:rFonts w:ascii="PT Serif" w:hAnsi="PT Serif"/>
          <w:sz w:val="20"/>
          <w:szCs w:val="20"/>
        </w:rPr>
        <w:fldChar w:fldCharType="separate"/>
      </w:r>
      <w:r w:rsidR="00374CA1" w:rsidRPr="00374CA1">
        <w:rPr>
          <w:rFonts w:ascii="PT Serif" w:hAnsi="PT Serif"/>
          <w:sz w:val="20"/>
        </w:rPr>
        <w:t>[29]</w:t>
      </w:r>
      <w:r w:rsidR="00EC4CC4">
        <w:rPr>
          <w:rFonts w:ascii="PT Serif" w:hAnsi="PT Serif"/>
          <w:sz w:val="20"/>
          <w:szCs w:val="20"/>
        </w:rPr>
        <w:fldChar w:fldCharType="end"/>
      </w:r>
      <w:r w:rsidR="00EC4CC4">
        <w:rPr>
          <w:rFonts w:ascii="PT Serif" w:hAnsi="PT Serif"/>
          <w:sz w:val="20"/>
          <w:szCs w:val="20"/>
        </w:rPr>
        <w:t xml:space="preserve">. Our result supports this idea by showing that the species with weaker sexual signals showed more frequent same-sex pairing than the other. In other words, </w:t>
      </w:r>
      <w:r w:rsidR="00EC4CC4" w:rsidRPr="00EC4CC4">
        <w:rPr>
          <w:rFonts w:ascii="PT Serif" w:hAnsi="PT Serif"/>
          <w:i/>
          <w:iCs/>
          <w:sz w:val="20"/>
          <w:szCs w:val="20"/>
        </w:rPr>
        <w:t>C. gestroi</w:t>
      </w:r>
      <w:r w:rsidR="00EC4CC4">
        <w:rPr>
          <w:rFonts w:ascii="PT Serif" w:hAnsi="PT Serif"/>
          <w:sz w:val="20"/>
          <w:szCs w:val="20"/>
        </w:rPr>
        <w:t xml:space="preserve"> has a broader mating filter than </w:t>
      </w:r>
      <w:r w:rsidR="00EC4CC4" w:rsidRPr="00EC4CC4">
        <w:rPr>
          <w:rFonts w:ascii="PT Serif" w:hAnsi="PT Serif"/>
          <w:i/>
          <w:iCs/>
          <w:sz w:val="20"/>
          <w:szCs w:val="20"/>
        </w:rPr>
        <w:t>C. formosanus</w:t>
      </w:r>
      <w:r w:rsidR="00EC4CC4">
        <w:rPr>
          <w:rFonts w:ascii="PT Serif" w:hAnsi="PT Serif"/>
          <w:sz w:val="20"/>
          <w:szCs w:val="20"/>
        </w:rPr>
        <w:t xml:space="preserve"> and tries to pair with non-female individuals, as shown in a cricket </w:t>
      </w:r>
      <w:r w:rsidR="00EC4CC4">
        <w:rPr>
          <w:rFonts w:ascii="PT Serif" w:hAnsi="PT Serif"/>
          <w:sz w:val="20"/>
          <w:szCs w:val="20"/>
        </w:rPr>
        <w:fldChar w:fldCharType="begin"/>
      </w:r>
      <w:r w:rsidR="00374CA1">
        <w:rPr>
          <w:rFonts w:ascii="PT Serif" w:hAnsi="PT Serif"/>
          <w:sz w:val="20"/>
          <w:szCs w:val="20"/>
        </w:rPr>
        <w:instrText xml:space="preserve"> ADDIN ZOTERO_ITEM CSL_CITATION {"citationID":"ea30QcmI","properties":{"formattedCitation":"[30]","plainCitation":"[30]","noteIndex":0},"citationItems":[{"id":19934,"uris":["http://zotero.org/users/9949769/items/8BCLJ4K5"],"itemData":{"id":19934,"type":"article-journal","abstract":"Same-sex sexual behaviour (SSB) occurs in many animals and is often treated as an anomaly requiring special explanation. One common explanation for SSB is mistaken identity. However, animals make similar ‘mistakes’ in other contexts—such as attempting to mate with immature individuals or inanimate objects. Framing such behaviours as ‘mistakes’ risks misinterpreting how animals make flexible mating decisions. Here we make a case for an alternative approach to thinking about SSB by instead considering an individual's mating filter. A broad filter means directing courtship toward anything that resembles a potential mate, whilst a narrow filter means only courting with receptive targets. We illustrate this approach by examining the mating filters of male Pacific field crickets (\n              Teleogryllus oceanicus\n              ). We find that males engage in SSB but also misdirect courtship toward juveniles (but not plastic crickets). This finding suggests that SSB is not an anomaly and is better considered alongside other misdirected behaviours. We argue that by viewing misdirected behaviours through the lens of mating filters rather than as ‘mistakes’ we can build a more nuanced understanding of reproductive behaviour and begin to determine when having a broader mating filter can be advantageous.","container-title":"Proceedings of the Royal Society B: Biological Sciences","DOI":"10.1098/rspb.2023.0002","ISSN":"0962-8452, 1471-2954","issue":"1997","journalAbbreviation":"Proc. R. Soc. B.","language":"en","page":"20230002","source":"DOI.org (Crossref)","title":"Rethinking same-sex sexual behaviour: male field crickets have broad mating filters","title-short":"Rethinking same-sex sexual behaviour","volume":"290","author":[{"family":"Richardson","given":"Jon"},{"family":"Zuk","given":"Marlene"}],"issued":{"date-parts":[["2023",4,26]]}}}],"schema":"https://github.com/citation-style-language/schema/raw/master/csl-citation.json"} </w:instrText>
      </w:r>
      <w:r w:rsidR="00EC4CC4">
        <w:rPr>
          <w:rFonts w:ascii="PT Serif" w:hAnsi="PT Serif"/>
          <w:sz w:val="20"/>
          <w:szCs w:val="20"/>
        </w:rPr>
        <w:fldChar w:fldCharType="separate"/>
      </w:r>
      <w:r w:rsidR="00374CA1" w:rsidRPr="00374CA1">
        <w:rPr>
          <w:rFonts w:ascii="PT Serif" w:hAnsi="PT Serif"/>
          <w:sz w:val="20"/>
        </w:rPr>
        <w:t>[30]</w:t>
      </w:r>
      <w:r w:rsidR="00EC4CC4">
        <w:rPr>
          <w:rFonts w:ascii="PT Serif" w:hAnsi="PT Serif"/>
          <w:sz w:val="20"/>
          <w:szCs w:val="20"/>
        </w:rPr>
        <w:fldChar w:fldCharType="end"/>
      </w:r>
      <w:r w:rsidR="00EC4CC4">
        <w:rPr>
          <w:rFonts w:ascii="PT Serif" w:hAnsi="PT Serif"/>
          <w:sz w:val="20"/>
          <w:szCs w:val="20"/>
        </w:rPr>
        <w:t xml:space="preserve">, a burying beetle </w:t>
      </w:r>
      <w:r w:rsidR="00EC4CC4">
        <w:rPr>
          <w:rFonts w:ascii="PT Serif" w:hAnsi="PT Serif"/>
          <w:sz w:val="20"/>
          <w:szCs w:val="20"/>
        </w:rPr>
        <w:fldChar w:fldCharType="begin"/>
      </w:r>
      <w:r w:rsidR="00374CA1">
        <w:rPr>
          <w:rFonts w:ascii="PT Serif" w:hAnsi="PT Serif"/>
          <w:sz w:val="20"/>
          <w:szCs w:val="20"/>
        </w:rPr>
        <w:instrText xml:space="preserve"> ADDIN ZOTERO_ITEM CSL_CITATION {"citationID":"WNwALXEM","properties":{"formattedCitation":"[31]","plainCitation":"[31]","noteIndex":0},"citationItems":[{"id":2610,"uris":["http://zotero.org/users/9949769/items/6ZUN3G35"],"itemData":{"id":2610,"type":"article-journal","abstract":"Same-sex sexual behaviour (SSB) has been documented in a wide range of animals, but its evolutionary causes are not well understood. Here, we investigated SSB in the light of Reeve's acceptance threshold theory. When recognition is not error-proof, the acceptance threshold used by males to recognize potential mating partners should be flexibly adjusted to maximize the fitness pay-off between the costs of erroneously accepting males and the benefits of accepting females. By manipulating male burying beetles' search time for females and their reproductive potential, we influenced their perceived costs of making an acceptance or rejection error. As predicted, when the costs of rejecting females increased, males exhibited more permissive discrimination decisions and showed high levels of SSB; when the costs of accepting males increased, males were more restrictive and showed low levels of SSB. Our results support the idea that in animal species, in which the recognition cues of females and males overlap to a certain degree, SSB is a consequence of an adaptive discrimination strategy to avoid the costs of making rejection errors.","container-title":"Biology letters","DOI":"10.1098/rsbl.2014.0603","ISSN":"1744-957X","issue":"1","note":"PMID: 25631226","page":"20140603","title":"Acceptance threshold theory can explain occurrence of homosexual behaviour.","volume":"11","author":[{"family":"Engel","given":"Katharina C"},{"family":"Männer","given":"Lisa"},{"family":"Ayasse","given":"Manfred"},{"family":"Steiger","given":"Sandra"}],"issued":{"date-parts":[["2015",1,28]]}}}],"schema":"https://github.com/citation-style-language/schema/raw/master/csl-citation.json"} </w:instrText>
      </w:r>
      <w:r w:rsidR="00EC4CC4">
        <w:rPr>
          <w:rFonts w:ascii="PT Serif" w:hAnsi="PT Serif"/>
          <w:sz w:val="20"/>
          <w:szCs w:val="20"/>
        </w:rPr>
        <w:fldChar w:fldCharType="separate"/>
      </w:r>
      <w:r w:rsidR="00374CA1" w:rsidRPr="00374CA1">
        <w:rPr>
          <w:rFonts w:ascii="PT Serif" w:hAnsi="PT Serif"/>
          <w:sz w:val="20"/>
        </w:rPr>
        <w:t>[31]</w:t>
      </w:r>
      <w:r w:rsidR="00EC4CC4">
        <w:rPr>
          <w:rFonts w:ascii="PT Serif" w:hAnsi="PT Serif"/>
          <w:sz w:val="20"/>
          <w:szCs w:val="20"/>
        </w:rPr>
        <w:fldChar w:fldCharType="end"/>
      </w:r>
      <w:r w:rsidR="00EC4CC4">
        <w:rPr>
          <w:rFonts w:ascii="PT Serif" w:hAnsi="PT Serif"/>
          <w:sz w:val="20"/>
          <w:szCs w:val="20"/>
        </w:rPr>
        <w:t xml:space="preserve">, and a water strider </w:t>
      </w:r>
      <w:r w:rsidR="00EC4CC4">
        <w:rPr>
          <w:rFonts w:ascii="PT Serif" w:hAnsi="PT Serif"/>
          <w:sz w:val="20"/>
          <w:szCs w:val="20"/>
        </w:rPr>
        <w:fldChar w:fldCharType="begin"/>
      </w:r>
      <w:r w:rsidR="00374CA1">
        <w:rPr>
          <w:rFonts w:ascii="PT Serif" w:hAnsi="PT Serif"/>
          <w:sz w:val="20"/>
          <w:szCs w:val="20"/>
        </w:rPr>
        <w:instrText xml:space="preserve"> ADDIN ZOTERO_ITEM CSL_CITATION {"citationID":"F6Bn1biM","properties":{"formattedCitation":"[32]","plainCitation":"[32]","noteIndex":0},"citationItems":[{"id":1168,"uris":["http://zotero.org/users/9949769/items/NI9ZWJFB"],"itemData":{"id":1168,"type":"article-journal","abstract":"A variety of hypotheses have been suggested to explain the evolution of same-sex sexual behaviour (SSB) in male insects. Males may be poor at discriminating other males from females, inexperienced, or may need to learn how to distinguish females. Alternatively SSB could be a by-product of a plastic reproductive strategy to succeed in scramble competition. Such a strategy could be adaptive if the cost of missing the chance to mate with available females exceeds the cost of mounting single males instead (i.e. SSB). We tested predictions derived from these hypotheses by experimentally varying the sex ratio and thus the intensity of scramble competition in the water strider Tenagogerris euphrosyne. We allowed males to experience female-biased or male-biased sex ratio treatments for a week, and then compared their expression of SSB under standard conditions. We also measured daily mating success of males during the treatment and related this to SSB frequency under assay conditions. Males kept in male-biased sex ratio conditions exhibited more SSB, mounting males and females equally often under assay conditions. Males kept under female-biased conditions only mounted males one-quarter as often as they mounted females in the assay. Male mating experience under treatment conditions did not influence the expression of SSB in the assay. In a second experiment we found that males that were more likely to exhibit SSB enjoyed higher initial mating success in a subsequent mating assay in a male-biased sex ratio. Our results indicate that plasticity in reproductive strategy not only increases mating opportunity but also confers a reproductive benefit. Taken together, SSB in T. euphrosyne is a highly labile trait responsive to sex ratio that delivers increased mating success under intense scramble competition.","container-title":"Animal Behaviour","DOI":"10.1016/j.anbehav.2015.07.035","ISSN":"00033472","page":"193-197","title":"Same-sex sexual behaviour as a by-product of reproductive strategy under male–male scramble competition","volume":"108","author":[{"family":"Han","given":"Chang S."},{"family":"Brooks","given":"Robert C."}],"issued":{"date-parts":[["2015",10]]}}}],"schema":"https://github.com/citation-style-language/schema/raw/master/csl-citation.json"} </w:instrText>
      </w:r>
      <w:r w:rsidR="00EC4CC4">
        <w:rPr>
          <w:rFonts w:ascii="PT Serif" w:hAnsi="PT Serif"/>
          <w:sz w:val="20"/>
          <w:szCs w:val="20"/>
        </w:rPr>
        <w:fldChar w:fldCharType="separate"/>
      </w:r>
      <w:r w:rsidR="00374CA1" w:rsidRPr="00374CA1">
        <w:rPr>
          <w:rFonts w:ascii="PT Serif" w:hAnsi="PT Serif"/>
          <w:sz w:val="20"/>
        </w:rPr>
        <w:t>[32]</w:t>
      </w:r>
      <w:r w:rsidR="00EC4CC4">
        <w:rPr>
          <w:rFonts w:ascii="PT Serif" w:hAnsi="PT Serif"/>
          <w:sz w:val="20"/>
          <w:szCs w:val="20"/>
        </w:rPr>
        <w:fldChar w:fldCharType="end"/>
      </w:r>
      <w:r w:rsidR="00EC4CC4">
        <w:rPr>
          <w:rFonts w:ascii="PT Serif" w:hAnsi="PT Serif"/>
          <w:sz w:val="20"/>
          <w:szCs w:val="20"/>
        </w:rPr>
        <w:t xml:space="preserve">. Furthermore, although all of the previous studies have considered the SSB between individuals of signal-receiving sex (typically males) </w:t>
      </w:r>
      <w:r w:rsidR="00EC4CC4">
        <w:rPr>
          <w:rFonts w:ascii="PT Serif" w:hAnsi="PT Serif"/>
          <w:sz w:val="20"/>
          <w:szCs w:val="20"/>
        </w:rPr>
        <w:fldChar w:fldCharType="begin"/>
      </w:r>
      <w:r w:rsidR="00374CA1">
        <w:rPr>
          <w:rFonts w:ascii="PT Serif" w:hAnsi="PT Serif"/>
          <w:sz w:val="20"/>
          <w:szCs w:val="20"/>
        </w:rPr>
        <w:instrText xml:space="preserve"> ADDIN ZOTERO_ITEM CSL_CITATION {"citationID":"foph9ubL","properties":{"formattedCitation":"[4,7,29]","plainCitation":"[4,7,29]","noteIndex":0},"citationItems":[{"id":2960,"uris":["http://zotero.org/users/9949769/items/YMVYZXLS"],"itemData":{"id":2960,"type":"article-journal","abstract":"Same-sex sexual behaviour (SSB) has been recorded in over 1,500 animal species with a widespread distribution across most major clades. Evolutionary biologists have long sought to uncover the adaptive origins of ‘homosexual behaviour’ in an attempt to resolve this apparent Darwinian paradox: how has SSB repeatedly evolved and persisted despite its presumed fitness costs? This question implicitly assumes that ‘heterosexual’ or exclusive different-sex sexual behaviour (DSB) is the baseline condition for animals, from which SSB has evolved. We question the idea that SSB necessarily presents an evolutionary conundrum, and suggest that the literature includes unchecked assumptions regarding the costs, benefits and origins of SSB. Instead, we offer an alternative null hypothesis for the evolutionary origin of SSB that, through a subtle shift in perspective, moves away from the expectation that the origin and maintenance of SSB is a problem in need of a solution. We argue that the frequently implicit assumption of DSB as ancestral has not been rigorously examined, and instead hypothesize an ancestral condition of indiscriminate sexual behaviours directed towards all sexes. By shifting the lens through which we study animal sexual behaviour, we can more fruitfully examine the evolutionary history of diverse sexual strategies.","container-title":"Nature Ecology and Evolution","DOI":"10.1038/s41559-019-1019-7","ISSN":"2397334X","issue":"12","note":"PMID: 31740842\npublisher: Springer US\nISBN: 4155901910197","page":"1622-1631","title":"An alternative hypothesis for the evolution of same-sex sexual behaviour in animals","volume":"3","author":[{"family":"Monk","given":"Julia D."},{"family":"Giglio","given":"Erin"},{"family":"Kamath","given":"Ambika"},{"family":"Lambert","given":"Max R."},{"family":"McDonough","given":"Caitlin E."}],"issued":{"date-parts":[["2019"]]}}},{"id":3087,"uris":["http://zotero.org/users/9949769/items/7H3G75P6"],"itemData":{"id":3087,"type":"article-journal","abstract":"The widespread presence of same-sex sexual behaviour (SSB) has long been thought to pose an evolutionary conundrum, as participants in SSB suffer the cost of failing to reproduce after expending the time and energy to find a mate. The potential for SSB to occur as part of an optimal strategy has received less attention, although indiscriminate sexual behaviour may be the ancestral mode of sexual reproduction. Here, we build a simple model of sexual reproduction and create a theoretical framework for the evolution of indiscriminate sexual behaviour. We provide strong support for the hypothesis that SSB can be maintained by selection for indiscriminate sexual behaviour, by showing that indiscriminate mating is the optimal strategy under a wide range of conditions. Further, our model suggests that the conditions that most strongly favour indiscriminate mating were probably present at the origin of sexual behaviour. These findings have implications not only for the evolutionary origins of SSB, but also for the evolution of discriminate sexual behaviour across the animal kingdom.","container-title":"Nature Ecology and Evolution","DOI":"10.1038/s41559-020-01331-w","ISSN":"2397334X","issue":"1","note":"PMID: 33168992\npublisher: Springer US\nISBN: 4155902001","page":"135-141","title":"Same-sex sexual behaviour and selection for indiscriminate mating","volume":"5","author":[{"family":"Lerch","given":"Brian A."},{"family":"Servedio","given":"Maria R."}],"issued":{"date-parts":[["2021"]]}}},{"id":19931,"uris":["http://zotero.org/users/9949769/items/TD7PZZ57"],"itemData":{"id":19931,"type":"article-journal","container-title":"The American Naturalist","DOI":"10.1086/723213","ISSN":"0003-0147, 1537-5323","issue":"4","journalAbbreviation":"The American Naturalist","language":"en","page":"E56-E69","source":"DOI.org (Crossref)","title":"Indiscriminate Mating and the Coevolution of Sex Discrimination and Sexual Signals","volume":"201","author":[{"family":"Lerch","given":"Brian A."},{"family":"Servedio","given":"Maria R."}],"issued":{"date-parts":[["2023",4,1]]}}}],"schema":"https://github.com/citation-style-language/schema/raw/master/csl-citation.json"} </w:instrText>
      </w:r>
      <w:r w:rsidR="00EC4CC4">
        <w:rPr>
          <w:rFonts w:ascii="PT Serif" w:hAnsi="PT Serif"/>
          <w:sz w:val="20"/>
          <w:szCs w:val="20"/>
        </w:rPr>
        <w:fldChar w:fldCharType="separate"/>
      </w:r>
      <w:r w:rsidR="00374CA1" w:rsidRPr="00374CA1">
        <w:rPr>
          <w:rFonts w:ascii="PT Serif" w:hAnsi="PT Serif"/>
          <w:sz w:val="20"/>
        </w:rPr>
        <w:t>[4,7,29]</w:t>
      </w:r>
      <w:r w:rsidR="00EC4CC4">
        <w:rPr>
          <w:rFonts w:ascii="PT Serif" w:hAnsi="PT Serif"/>
          <w:sz w:val="20"/>
          <w:szCs w:val="20"/>
        </w:rPr>
        <w:fldChar w:fldCharType="end"/>
      </w:r>
      <w:r w:rsidR="00EC4CC4">
        <w:rPr>
          <w:rFonts w:ascii="PT Serif" w:hAnsi="PT Serif"/>
          <w:sz w:val="20"/>
          <w:szCs w:val="20"/>
        </w:rPr>
        <w:t xml:space="preserve">, </w:t>
      </w:r>
      <w:del w:id="196" w:author="Sang Bin Lee" w:date="2024-03-02T03:25:00Z">
        <w:r w:rsidR="00EC4CC4" w:rsidDel="00843BCC">
          <w:rPr>
            <w:rFonts w:ascii="PT Serif" w:hAnsi="PT Serif"/>
            <w:sz w:val="20"/>
            <w:szCs w:val="20"/>
          </w:rPr>
          <w:delText xml:space="preserve">we </w:delText>
        </w:r>
      </w:del>
      <w:ins w:id="197" w:author="Sang Bin Lee" w:date="2024-03-02T03:25:00Z">
        <w:r w:rsidR="00843BCC">
          <w:rPr>
            <w:rFonts w:ascii="PT Serif" w:hAnsi="PT Serif"/>
            <w:sz w:val="20"/>
            <w:szCs w:val="20"/>
          </w:rPr>
          <w:t xml:space="preserve">our results </w:t>
        </w:r>
      </w:ins>
      <w:r w:rsidR="00EC4CC4">
        <w:rPr>
          <w:rFonts w:ascii="PT Serif" w:hAnsi="PT Serif"/>
          <w:sz w:val="20"/>
          <w:szCs w:val="20"/>
        </w:rPr>
        <w:t>also indicated that the evolution of sexual signals could also affect the evolution of SSB between signal-sending sex (typically females), where stronger signals might attract same-sex individuals and lead to sender-sender SSB. This newly suggested relationship needs further empirical tests in other animal lineages</w:t>
      </w:r>
      <w:ins w:id="198" w:author="Chouvenc,Thomas" w:date="2024-03-01T10:28:00Z">
        <w:r w:rsidR="00EC544A">
          <w:rPr>
            <w:rFonts w:ascii="PT Serif" w:hAnsi="PT Serif"/>
            <w:sz w:val="20"/>
            <w:szCs w:val="20"/>
          </w:rPr>
          <w:t>, possibly in the context of a</w:t>
        </w:r>
      </w:ins>
      <w:ins w:id="199" w:author="Chouvenc,Thomas" w:date="2024-03-01T10:29:00Z">
        <w:r w:rsidR="00EC544A">
          <w:rPr>
            <w:rFonts w:ascii="PT Serif" w:hAnsi="PT Serif"/>
            <w:sz w:val="20"/>
            <w:szCs w:val="20"/>
          </w:rPr>
          <w:t xml:space="preserve">vailable partner </w:t>
        </w:r>
      </w:ins>
      <w:commentRangeStart w:id="200"/>
      <w:ins w:id="201" w:author="Chouvenc,Thomas" w:date="2024-03-01T10:28:00Z">
        <w:r w:rsidR="00EC544A">
          <w:rPr>
            <w:rFonts w:ascii="PT Serif" w:hAnsi="PT Serif"/>
            <w:sz w:val="20"/>
            <w:szCs w:val="20"/>
          </w:rPr>
          <w:t>density</w:t>
        </w:r>
      </w:ins>
      <w:commentRangeEnd w:id="200"/>
      <w:ins w:id="202" w:author="Chouvenc,Thomas" w:date="2024-03-01T10:30:00Z">
        <w:r w:rsidR="00EC544A">
          <w:rPr>
            <w:rStyle w:val="CommentReference"/>
          </w:rPr>
          <w:commentReference w:id="200"/>
        </w:r>
      </w:ins>
      <w:r w:rsidR="00EC4CC4">
        <w:rPr>
          <w:rFonts w:ascii="PT Serif" w:hAnsi="PT Serif"/>
          <w:sz w:val="20"/>
          <w:szCs w:val="20"/>
        </w:rPr>
        <w:t>.</w:t>
      </w:r>
    </w:p>
    <w:p w14:paraId="1C5AC278" w14:textId="16FB85F8" w:rsidR="00444F76" w:rsidRPr="00500E55" w:rsidRDefault="00444F76" w:rsidP="00A252AB">
      <w:pPr>
        <w:snapToGrid w:val="0"/>
        <w:spacing w:after="0" w:line="240" w:lineRule="auto"/>
        <w:ind w:firstLine="567"/>
        <w:jc w:val="both"/>
        <w:rPr>
          <w:rFonts w:ascii="PT Serif" w:hAnsi="PT Serif"/>
          <w:sz w:val="20"/>
          <w:szCs w:val="20"/>
        </w:rPr>
      </w:pPr>
      <w:r>
        <w:rPr>
          <w:rFonts w:ascii="PT Serif" w:hAnsi="PT Serif"/>
          <w:sz w:val="20"/>
          <w:szCs w:val="20"/>
        </w:rPr>
        <w:t>In summary,</w:t>
      </w:r>
      <w:r w:rsidR="006F594F">
        <w:rPr>
          <w:rFonts w:ascii="PT Serif" w:hAnsi="PT Serif"/>
          <w:sz w:val="20"/>
          <w:szCs w:val="20"/>
        </w:rPr>
        <w:t xml:space="preserve"> </w:t>
      </w:r>
      <w:r w:rsidR="00EC4CC4">
        <w:rPr>
          <w:rFonts w:ascii="PT Serif" w:hAnsi="PT Serif"/>
          <w:sz w:val="20"/>
          <w:szCs w:val="20"/>
        </w:rPr>
        <w:t>our study highlights the diversity of SSB that can exist even within a closely related species. By connecting mating behavior in heterosexual contexts with the occurrence of SSB across species, comparative behavioral analysis has the potential to answer the questions relating to the evolution of SSB.</w:t>
      </w:r>
    </w:p>
    <w:p w14:paraId="32715DAA" w14:textId="77777777" w:rsidR="00A252AB" w:rsidRPr="00500E55" w:rsidRDefault="00A252AB" w:rsidP="007473BD">
      <w:pPr>
        <w:snapToGrid w:val="0"/>
        <w:spacing w:after="0" w:line="240" w:lineRule="auto"/>
        <w:ind w:firstLine="360"/>
        <w:jc w:val="both"/>
        <w:rPr>
          <w:rFonts w:ascii="PT Serif" w:hAnsi="PT Serif"/>
          <w:sz w:val="20"/>
          <w:szCs w:val="20"/>
        </w:rPr>
      </w:pPr>
    </w:p>
    <w:p w14:paraId="2215918A" w14:textId="608683FD" w:rsidR="00686C52" w:rsidRPr="00500E55" w:rsidRDefault="00686C52" w:rsidP="007473BD">
      <w:pPr>
        <w:snapToGrid w:val="0"/>
        <w:spacing w:after="0" w:line="240" w:lineRule="auto"/>
        <w:jc w:val="both"/>
        <w:rPr>
          <w:rFonts w:ascii="PT Serif" w:hAnsi="PT Serif"/>
          <w:b/>
          <w:bCs/>
          <w:sz w:val="20"/>
          <w:szCs w:val="20"/>
        </w:rPr>
      </w:pPr>
      <w:r w:rsidRPr="00500E55">
        <w:rPr>
          <w:rFonts w:ascii="PT Serif" w:hAnsi="PT Serif"/>
          <w:b/>
          <w:bCs/>
          <w:sz w:val="20"/>
          <w:szCs w:val="20"/>
        </w:rPr>
        <w:t>Data accessibility</w:t>
      </w:r>
    </w:p>
    <w:p w14:paraId="19F70878" w14:textId="6C99626D" w:rsidR="00BB2B57" w:rsidRDefault="00DC5C7D" w:rsidP="008A6C20">
      <w:pPr>
        <w:snapToGrid w:val="0"/>
        <w:spacing w:after="0" w:line="240" w:lineRule="auto"/>
        <w:jc w:val="both"/>
        <w:rPr>
          <w:rFonts w:ascii="PT Serif" w:hAnsi="PT Serif"/>
          <w:sz w:val="20"/>
          <w:szCs w:val="20"/>
        </w:rPr>
      </w:pPr>
      <w:r w:rsidRPr="00DC5C7D">
        <w:rPr>
          <w:rFonts w:ascii="PT Serif" w:hAnsi="PT Serif"/>
          <w:sz w:val="20"/>
          <w:szCs w:val="20"/>
        </w:rPr>
        <w:t xml:space="preserve">All </w:t>
      </w:r>
      <w:r w:rsidR="008A6C20">
        <w:rPr>
          <w:rFonts w:ascii="PT Serif" w:hAnsi="PT Serif"/>
          <w:sz w:val="20"/>
          <w:szCs w:val="20"/>
        </w:rPr>
        <w:t>data</w:t>
      </w:r>
      <w:r w:rsidRPr="00DC5C7D">
        <w:rPr>
          <w:rFonts w:ascii="PT Serif" w:hAnsi="PT Serif"/>
          <w:sz w:val="20"/>
          <w:szCs w:val="20"/>
        </w:rPr>
        <w:t xml:space="preserve"> and</w:t>
      </w:r>
      <w:r>
        <w:rPr>
          <w:rFonts w:ascii="PT Serif" w:hAnsi="PT Serif"/>
          <w:sz w:val="20"/>
          <w:szCs w:val="20"/>
        </w:rPr>
        <w:t xml:space="preserve"> </w:t>
      </w:r>
      <w:r w:rsidRPr="00DC5C7D">
        <w:rPr>
          <w:rFonts w:ascii="PT Serif" w:hAnsi="PT Serif"/>
          <w:sz w:val="20"/>
          <w:szCs w:val="20"/>
        </w:rPr>
        <w:t xml:space="preserve">source codes for analyzing them are available at </w:t>
      </w:r>
      <w:proofErr w:type="spellStart"/>
      <w:r w:rsidRPr="00DC5C7D">
        <w:rPr>
          <w:rFonts w:ascii="PT Serif" w:hAnsi="PT Serif"/>
          <w:sz w:val="20"/>
          <w:szCs w:val="20"/>
        </w:rPr>
        <w:t>Github</w:t>
      </w:r>
      <w:proofErr w:type="spellEnd"/>
      <w:r w:rsidRPr="00DC5C7D">
        <w:rPr>
          <w:rFonts w:ascii="PT Serif" w:hAnsi="PT Serif"/>
          <w:sz w:val="20"/>
          <w:szCs w:val="20"/>
        </w:rPr>
        <w:t xml:space="preserve">: </w:t>
      </w:r>
      <w:hyperlink r:id="rId17" w:history="1">
        <w:r w:rsidR="008A6C20" w:rsidRPr="00E33248">
          <w:rPr>
            <w:rStyle w:val="Hyperlink"/>
            <w:rFonts w:ascii="PT Serif" w:hAnsi="PT Serif"/>
            <w:sz w:val="20"/>
            <w:szCs w:val="20"/>
          </w:rPr>
          <w:t>https://github.com/nobuaki-mzmt/cop_homo_tandem_cf-vs-cg</w:t>
        </w:r>
      </w:hyperlink>
      <w:r w:rsidRPr="00DC5C7D">
        <w:rPr>
          <w:rFonts w:ascii="PT Serif" w:hAnsi="PT Serif"/>
          <w:sz w:val="20"/>
          <w:szCs w:val="20"/>
        </w:rPr>
        <w:t>.</w:t>
      </w:r>
      <w:r w:rsidR="008A6C20">
        <w:rPr>
          <w:rFonts w:ascii="PT Serif" w:hAnsi="PT Serif"/>
          <w:sz w:val="20"/>
          <w:szCs w:val="20"/>
        </w:rPr>
        <w:t xml:space="preserve">, and the accepted version will be deposited at </w:t>
      </w:r>
      <w:proofErr w:type="spellStart"/>
      <w:r w:rsidRPr="00DC5C7D">
        <w:rPr>
          <w:rFonts w:ascii="PT Serif" w:hAnsi="PT Serif"/>
          <w:sz w:val="20"/>
          <w:szCs w:val="20"/>
        </w:rPr>
        <w:t>Zenodo</w:t>
      </w:r>
      <w:proofErr w:type="spellEnd"/>
      <w:r w:rsidR="008A6C20">
        <w:rPr>
          <w:rFonts w:ascii="PT Serif" w:hAnsi="PT Serif"/>
          <w:sz w:val="20"/>
          <w:szCs w:val="20"/>
        </w:rPr>
        <w:t>.</w:t>
      </w:r>
    </w:p>
    <w:p w14:paraId="223DAF65" w14:textId="77777777" w:rsidR="00DC5C7D" w:rsidRPr="00500E55" w:rsidRDefault="00DC5C7D" w:rsidP="007473BD">
      <w:pPr>
        <w:snapToGrid w:val="0"/>
        <w:spacing w:after="0" w:line="240" w:lineRule="auto"/>
        <w:jc w:val="both"/>
        <w:rPr>
          <w:rFonts w:ascii="PT Serif" w:hAnsi="PT Serif"/>
          <w:sz w:val="20"/>
          <w:szCs w:val="20"/>
        </w:rPr>
      </w:pPr>
    </w:p>
    <w:p w14:paraId="011D9200" w14:textId="3F8D2A75" w:rsidR="00686C52" w:rsidRPr="00500E55" w:rsidRDefault="00686C52" w:rsidP="007473BD">
      <w:pPr>
        <w:snapToGrid w:val="0"/>
        <w:spacing w:after="0" w:line="240" w:lineRule="auto"/>
        <w:jc w:val="both"/>
        <w:rPr>
          <w:rFonts w:ascii="PT Serif" w:hAnsi="PT Serif"/>
          <w:b/>
          <w:bCs/>
          <w:sz w:val="20"/>
          <w:szCs w:val="20"/>
        </w:rPr>
      </w:pPr>
      <w:r w:rsidRPr="00500E55">
        <w:rPr>
          <w:rFonts w:ascii="PT Serif" w:hAnsi="PT Serif"/>
          <w:b/>
          <w:bCs/>
          <w:sz w:val="20"/>
          <w:szCs w:val="20"/>
        </w:rPr>
        <w:t>Authors’ contributions</w:t>
      </w:r>
    </w:p>
    <w:p w14:paraId="4BBB9B0B" w14:textId="15DE9B19" w:rsidR="00A15C9F" w:rsidRPr="00500E55" w:rsidRDefault="00A15C9F" w:rsidP="001A682C">
      <w:pPr>
        <w:snapToGrid w:val="0"/>
        <w:spacing w:after="0" w:line="240" w:lineRule="auto"/>
        <w:jc w:val="both"/>
        <w:rPr>
          <w:rFonts w:ascii="PT Serif" w:hAnsi="PT Serif"/>
          <w:sz w:val="20"/>
          <w:szCs w:val="20"/>
        </w:rPr>
      </w:pPr>
      <w:r w:rsidRPr="00500E55">
        <w:rPr>
          <w:rFonts w:ascii="PT Serif" w:hAnsi="PT Serif"/>
          <w:sz w:val="20"/>
          <w:szCs w:val="20"/>
        </w:rPr>
        <w:t>NM: Conceptualization, Methodology, Formal analysis, Data curation, Writing – original draft</w:t>
      </w:r>
    </w:p>
    <w:p w14:paraId="17F0CB73" w14:textId="7F9EA60D" w:rsidR="00A15C9F" w:rsidRPr="00500E55" w:rsidRDefault="00A15C9F" w:rsidP="001A682C">
      <w:pPr>
        <w:snapToGrid w:val="0"/>
        <w:spacing w:after="0" w:line="240" w:lineRule="auto"/>
        <w:jc w:val="both"/>
        <w:rPr>
          <w:rFonts w:ascii="PT Serif" w:hAnsi="PT Serif"/>
          <w:sz w:val="20"/>
          <w:szCs w:val="20"/>
        </w:rPr>
      </w:pPr>
      <w:r w:rsidRPr="00500E55">
        <w:rPr>
          <w:rFonts w:ascii="PT Serif" w:hAnsi="PT Serif"/>
          <w:sz w:val="20"/>
          <w:szCs w:val="20"/>
        </w:rPr>
        <w:t>SBL: Methodology, Investigation, Data curation, Writing – review &amp; editing</w:t>
      </w:r>
    </w:p>
    <w:p w14:paraId="04554C05" w14:textId="244AAB02" w:rsidR="00A15C9F" w:rsidRPr="00500E55" w:rsidRDefault="00A15C9F" w:rsidP="001A682C">
      <w:pPr>
        <w:snapToGrid w:val="0"/>
        <w:spacing w:after="0" w:line="240" w:lineRule="auto"/>
        <w:jc w:val="both"/>
        <w:rPr>
          <w:rFonts w:ascii="PT Serif" w:hAnsi="PT Serif"/>
          <w:sz w:val="20"/>
          <w:szCs w:val="20"/>
        </w:rPr>
      </w:pPr>
      <w:r w:rsidRPr="00500E55">
        <w:rPr>
          <w:rFonts w:ascii="PT Serif" w:hAnsi="PT Serif"/>
          <w:sz w:val="20"/>
          <w:szCs w:val="20"/>
        </w:rPr>
        <w:t>TC: Resources, Writing – review &amp; editing</w:t>
      </w:r>
    </w:p>
    <w:p w14:paraId="02C51AEF" w14:textId="77777777" w:rsidR="00BB2B57" w:rsidRPr="00500E55" w:rsidRDefault="00BB2B57" w:rsidP="007473BD">
      <w:pPr>
        <w:snapToGrid w:val="0"/>
        <w:spacing w:after="0" w:line="240" w:lineRule="auto"/>
        <w:jc w:val="both"/>
        <w:rPr>
          <w:rFonts w:ascii="PT Serif" w:hAnsi="PT Serif"/>
          <w:sz w:val="20"/>
          <w:szCs w:val="20"/>
        </w:rPr>
      </w:pPr>
    </w:p>
    <w:p w14:paraId="33DB9AEC" w14:textId="0F26079E" w:rsidR="006238C3" w:rsidRPr="00500E55" w:rsidRDefault="006238C3" w:rsidP="007473BD">
      <w:pPr>
        <w:snapToGrid w:val="0"/>
        <w:spacing w:after="0" w:line="240" w:lineRule="auto"/>
        <w:jc w:val="both"/>
        <w:rPr>
          <w:rFonts w:ascii="PT Serif" w:hAnsi="PT Serif"/>
          <w:b/>
          <w:bCs/>
          <w:sz w:val="20"/>
          <w:szCs w:val="20"/>
        </w:rPr>
      </w:pPr>
      <w:r w:rsidRPr="00500E55">
        <w:rPr>
          <w:rFonts w:ascii="PT Serif" w:hAnsi="PT Serif"/>
          <w:b/>
          <w:bCs/>
          <w:sz w:val="20"/>
          <w:szCs w:val="20"/>
        </w:rPr>
        <w:t>Competing interests</w:t>
      </w:r>
    </w:p>
    <w:p w14:paraId="4143C87D" w14:textId="67C55572" w:rsidR="006238C3" w:rsidRPr="00500E55" w:rsidRDefault="00BB2B57" w:rsidP="007473BD">
      <w:pPr>
        <w:snapToGrid w:val="0"/>
        <w:spacing w:after="0" w:line="240" w:lineRule="auto"/>
        <w:jc w:val="both"/>
        <w:rPr>
          <w:rFonts w:ascii="PT Serif" w:hAnsi="PT Serif"/>
          <w:sz w:val="20"/>
          <w:szCs w:val="20"/>
        </w:rPr>
      </w:pPr>
      <w:r w:rsidRPr="00500E55">
        <w:rPr>
          <w:rFonts w:ascii="PT Serif" w:hAnsi="PT Serif"/>
          <w:sz w:val="20"/>
          <w:szCs w:val="20"/>
        </w:rPr>
        <w:t>The authors declare no competing interest.</w:t>
      </w:r>
    </w:p>
    <w:p w14:paraId="186BEF47" w14:textId="6B0AAFA6" w:rsidR="00BB2B57" w:rsidRPr="00500E55" w:rsidRDefault="00BB2B57" w:rsidP="007473BD">
      <w:pPr>
        <w:snapToGrid w:val="0"/>
        <w:spacing w:after="0" w:line="240" w:lineRule="auto"/>
        <w:jc w:val="both"/>
        <w:rPr>
          <w:rFonts w:ascii="PT Serif" w:hAnsi="PT Serif"/>
          <w:sz w:val="20"/>
          <w:szCs w:val="20"/>
        </w:rPr>
      </w:pPr>
    </w:p>
    <w:p w14:paraId="41AC8266" w14:textId="1B4AA775" w:rsidR="001A68CD" w:rsidRPr="00500E55" w:rsidRDefault="001A68CD" w:rsidP="007473BD">
      <w:pPr>
        <w:snapToGrid w:val="0"/>
        <w:spacing w:after="0" w:line="240" w:lineRule="auto"/>
        <w:jc w:val="both"/>
        <w:rPr>
          <w:rFonts w:ascii="PT Serif" w:hAnsi="PT Serif"/>
          <w:b/>
          <w:bCs/>
          <w:sz w:val="20"/>
          <w:szCs w:val="20"/>
        </w:rPr>
      </w:pPr>
      <w:r w:rsidRPr="00500E55">
        <w:rPr>
          <w:rFonts w:ascii="PT Serif" w:hAnsi="PT Serif"/>
          <w:b/>
          <w:bCs/>
          <w:sz w:val="20"/>
          <w:szCs w:val="20"/>
        </w:rPr>
        <w:t>Acknowledgments</w:t>
      </w:r>
    </w:p>
    <w:p w14:paraId="20080C0B" w14:textId="1C7AB913" w:rsidR="001A68CD" w:rsidRDefault="00DC5C7D" w:rsidP="00DC5C7D">
      <w:pPr>
        <w:snapToGrid w:val="0"/>
        <w:spacing w:after="0" w:line="240" w:lineRule="auto"/>
        <w:jc w:val="both"/>
        <w:rPr>
          <w:rFonts w:ascii="PT Serif" w:eastAsia="ＭＳ Ｐゴシック" w:hAnsi="PT Serif"/>
          <w:sz w:val="20"/>
          <w:szCs w:val="20"/>
        </w:rPr>
      </w:pPr>
      <w:r>
        <w:rPr>
          <w:rFonts w:ascii="PT Serif" w:eastAsia="ＭＳ Ｐゴシック" w:hAnsi="PT Serif"/>
          <w:sz w:val="20"/>
          <w:szCs w:val="20"/>
        </w:rPr>
        <w:t xml:space="preserve">We thank Aoi Mizumoto for assistance during the video analysis. </w:t>
      </w:r>
      <w:r w:rsidR="00DE5349" w:rsidRPr="00500E55">
        <w:rPr>
          <w:rFonts w:ascii="PT Serif" w:eastAsia="ＭＳ Ｐゴシック" w:hAnsi="PT Serif"/>
          <w:sz w:val="20"/>
          <w:szCs w:val="20"/>
        </w:rPr>
        <w:t xml:space="preserve">This work </w:t>
      </w:r>
      <w:r w:rsidR="007E29C0" w:rsidRPr="00500E55">
        <w:rPr>
          <w:rFonts w:ascii="PT Serif" w:eastAsia="ＭＳ Ｐゴシック" w:hAnsi="PT Serif"/>
          <w:noProof/>
          <w:sz w:val="20"/>
          <w:szCs w:val="20"/>
        </w:rPr>
        <w:t xml:space="preserve">was </w:t>
      </w:r>
      <w:r w:rsidR="001A68CD" w:rsidRPr="00500E55">
        <w:rPr>
          <w:rFonts w:ascii="PT Serif" w:eastAsia="ＭＳ Ｐゴシック" w:hAnsi="PT Serif"/>
          <w:noProof/>
          <w:sz w:val="20"/>
          <w:szCs w:val="20"/>
        </w:rPr>
        <w:t xml:space="preserve">supported by </w:t>
      </w:r>
      <w:r w:rsidR="00A56B3D">
        <w:rPr>
          <w:rFonts w:ascii="PT Serif" w:eastAsia="ＭＳ Ｐゴシック" w:hAnsi="PT Serif"/>
          <w:noProof/>
          <w:sz w:val="20"/>
          <w:szCs w:val="20"/>
        </w:rPr>
        <w:t>a</w:t>
      </w:r>
      <w:r w:rsidR="00395026" w:rsidRPr="00500E55">
        <w:rPr>
          <w:rFonts w:ascii="PT Serif" w:eastAsia="ＭＳ Ｐゴシック" w:hAnsi="PT Serif"/>
          <w:noProof/>
          <w:sz w:val="20"/>
          <w:szCs w:val="20"/>
        </w:rPr>
        <w:t xml:space="preserve"> </w:t>
      </w:r>
      <w:r w:rsidR="001A68CD" w:rsidRPr="00500E55">
        <w:rPr>
          <w:rFonts w:ascii="PT Serif" w:eastAsia="ＭＳ Ｐゴシック" w:hAnsi="PT Serif"/>
          <w:noProof/>
          <w:sz w:val="20"/>
          <w:szCs w:val="20"/>
        </w:rPr>
        <w:t>JSPS Research Fellowship</w:t>
      </w:r>
      <w:r w:rsidR="00395026" w:rsidRPr="00500E55">
        <w:rPr>
          <w:rFonts w:ascii="PT Serif" w:eastAsia="ＭＳ Ｐゴシック" w:hAnsi="PT Serif"/>
          <w:noProof/>
          <w:sz w:val="20"/>
          <w:szCs w:val="20"/>
        </w:rPr>
        <w:t>s</w:t>
      </w:r>
      <w:r w:rsidR="001A68CD" w:rsidRPr="00500E55">
        <w:rPr>
          <w:rFonts w:ascii="PT Serif" w:eastAsia="ＭＳ Ｐゴシック" w:hAnsi="PT Serif"/>
          <w:noProof/>
          <w:sz w:val="20"/>
          <w:szCs w:val="20"/>
        </w:rPr>
        <w:t xml:space="preserve"> for Young Scientists CPD</w:t>
      </w:r>
      <w:r w:rsidR="00DC7029" w:rsidRPr="00500E55">
        <w:rPr>
          <w:rFonts w:ascii="PT Serif" w:eastAsia="ＭＳ Ｐゴシック" w:hAnsi="PT Serif"/>
          <w:noProof/>
          <w:sz w:val="20"/>
          <w:szCs w:val="20"/>
        </w:rPr>
        <w:t>,</w:t>
      </w:r>
      <w:r w:rsidR="001A68CD" w:rsidRPr="00500E55">
        <w:rPr>
          <w:rFonts w:ascii="PT Serif" w:eastAsia="ＭＳ Ｐゴシック" w:hAnsi="PT Serif"/>
          <w:noProof/>
          <w:sz w:val="20"/>
          <w:szCs w:val="20"/>
        </w:rPr>
        <w:t xml:space="preserve"> </w:t>
      </w:r>
      <w:r w:rsidR="00DE5349" w:rsidRPr="00500E55">
        <w:rPr>
          <w:rFonts w:ascii="PT Serif" w:eastAsia="ＭＳ Ｐゴシック" w:hAnsi="PT Serif"/>
          <w:noProof/>
          <w:sz w:val="20"/>
          <w:szCs w:val="20"/>
        </w:rPr>
        <w:t>to N</w:t>
      </w:r>
      <w:r w:rsidR="00A15C9F" w:rsidRPr="00500E55">
        <w:rPr>
          <w:rFonts w:ascii="PT Serif" w:eastAsia="ＭＳ Ｐゴシック" w:hAnsi="PT Serif"/>
          <w:noProof/>
          <w:sz w:val="20"/>
          <w:szCs w:val="20"/>
        </w:rPr>
        <w:t>M</w:t>
      </w:r>
      <w:r w:rsidR="00DE5349" w:rsidRPr="00500E55">
        <w:rPr>
          <w:rFonts w:ascii="PT Serif" w:eastAsia="ＭＳ Ｐゴシック" w:hAnsi="PT Serif"/>
          <w:noProof/>
          <w:sz w:val="20"/>
          <w:szCs w:val="20"/>
        </w:rPr>
        <w:t xml:space="preserve"> </w:t>
      </w:r>
      <w:r w:rsidR="001A68CD" w:rsidRPr="00500E55">
        <w:rPr>
          <w:rFonts w:ascii="PT Serif" w:eastAsia="ＭＳ Ｐゴシック" w:hAnsi="PT Serif"/>
          <w:noProof/>
          <w:sz w:val="20"/>
          <w:szCs w:val="20"/>
        </w:rPr>
        <w:t>(20J00660)</w:t>
      </w:r>
      <w:r w:rsidR="00DC7029" w:rsidRPr="00500E55">
        <w:rPr>
          <w:rFonts w:ascii="PT Serif" w:eastAsia="ＭＳ Ｐゴシック" w:hAnsi="PT Serif"/>
          <w:noProof/>
          <w:sz w:val="20"/>
          <w:szCs w:val="20"/>
        </w:rPr>
        <w:t>,</w:t>
      </w:r>
      <w:r w:rsidR="00A56B3D">
        <w:rPr>
          <w:rFonts w:ascii="PT Serif" w:eastAsia="ＭＳ Ｐゴシック" w:hAnsi="PT Serif"/>
          <w:noProof/>
          <w:sz w:val="20"/>
          <w:szCs w:val="20"/>
        </w:rPr>
        <w:t xml:space="preserve"> a</w:t>
      </w:r>
      <w:r w:rsidR="001A682C" w:rsidRPr="00500E55">
        <w:rPr>
          <w:rFonts w:ascii="PT Serif" w:eastAsia="ＭＳ Ｐゴシック" w:hAnsi="PT Serif"/>
          <w:noProof/>
          <w:sz w:val="20"/>
          <w:szCs w:val="20"/>
        </w:rPr>
        <w:t xml:space="preserve"> Grant-in-Aid for Early-Career Scientists (21K15168)</w:t>
      </w:r>
      <w:r w:rsidR="00DE5349" w:rsidRPr="00500E55">
        <w:rPr>
          <w:rFonts w:ascii="PT Serif" w:eastAsia="ＭＳ Ｐゴシック" w:hAnsi="PT Serif"/>
          <w:sz w:val="20"/>
          <w:szCs w:val="20"/>
        </w:rPr>
        <w:t xml:space="preserve"> </w:t>
      </w:r>
      <w:r w:rsidR="001A682C" w:rsidRPr="00500E55">
        <w:rPr>
          <w:rFonts w:ascii="PT Serif" w:eastAsia="ＭＳ Ｐゴシック" w:hAnsi="PT Serif"/>
          <w:sz w:val="20"/>
          <w:szCs w:val="20"/>
        </w:rPr>
        <w:t>to NM</w:t>
      </w:r>
      <w:r>
        <w:rPr>
          <w:rFonts w:ascii="PT Serif" w:eastAsia="ＭＳ Ｐゴシック" w:hAnsi="PT Serif"/>
          <w:sz w:val="20"/>
          <w:szCs w:val="20"/>
        </w:rPr>
        <w:t xml:space="preserve">, and an </w:t>
      </w:r>
      <w:r w:rsidRPr="00DC5C7D">
        <w:rPr>
          <w:rFonts w:ascii="PT Serif" w:eastAsia="ＭＳ Ｐゴシック" w:hAnsi="PT Serif"/>
          <w:sz w:val="20"/>
          <w:szCs w:val="20"/>
        </w:rPr>
        <w:t>IPSF fellowship from OIST to N.M.</w:t>
      </w:r>
    </w:p>
    <w:p w14:paraId="60C461E2" w14:textId="77777777" w:rsidR="00DC5C7D" w:rsidRPr="00500E55" w:rsidRDefault="00DC5C7D" w:rsidP="00DC5C7D">
      <w:pPr>
        <w:snapToGrid w:val="0"/>
        <w:spacing w:after="0" w:line="240" w:lineRule="auto"/>
        <w:jc w:val="both"/>
        <w:rPr>
          <w:rFonts w:ascii="PT Serif" w:eastAsia="ＭＳ Ｐゴシック" w:hAnsi="PT Serif"/>
          <w:sz w:val="20"/>
          <w:szCs w:val="20"/>
        </w:rPr>
      </w:pPr>
    </w:p>
    <w:p w14:paraId="37DB6B9C" w14:textId="4ED16199" w:rsidR="001A68CD" w:rsidRPr="00500E55" w:rsidRDefault="001A68CD" w:rsidP="007473BD">
      <w:pPr>
        <w:snapToGrid w:val="0"/>
        <w:spacing w:after="0" w:line="240" w:lineRule="auto"/>
        <w:jc w:val="both"/>
        <w:rPr>
          <w:rFonts w:ascii="PT Serif" w:hAnsi="PT Serif"/>
          <w:b/>
          <w:bCs/>
          <w:sz w:val="20"/>
          <w:szCs w:val="20"/>
        </w:rPr>
      </w:pPr>
      <w:r w:rsidRPr="00500E55">
        <w:rPr>
          <w:rFonts w:ascii="PT Serif" w:hAnsi="PT Serif"/>
          <w:b/>
          <w:bCs/>
          <w:sz w:val="20"/>
          <w:szCs w:val="20"/>
        </w:rPr>
        <w:t>References</w:t>
      </w:r>
    </w:p>
    <w:p w14:paraId="2B22238E" w14:textId="77777777" w:rsidR="00374CA1" w:rsidRPr="00374CA1" w:rsidRDefault="003E69B7" w:rsidP="00374CA1">
      <w:pPr>
        <w:pStyle w:val="Bibliography"/>
        <w:rPr>
          <w:rFonts w:ascii="PT Serif" w:hAnsi="PT Serif"/>
          <w:sz w:val="20"/>
        </w:rPr>
      </w:pPr>
      <w:r w:rsidRPr="00500E55">
        <w:rPr>
          <w:rFonts w:ascii="PT Serif" w:hAnsi="PT Serif"/>
          <w:b/>
          <w:bCs/>
          <w:sz w:val="20"/>
          <w:szCs w:val="20"/>
        </w:rPr>
        <w:fldChar w:fldCharType="begin"/>
      </w:r>
      <w:r w:rsidR="00C57168">
        <w:rPr>
          <w:rFonts w:ascii="PT Serif" w:hAnsi="PT Serif"/>
          <w:b/>
          <w:bCs/>
          <w:sz w:val="20"/>
          <w:szCs w:val="20"/>
        </w:rPr>
        <w:instrText xml:space="preserve"> ADDIN ZOTERO_BIBL {"uncited":[],"omitted":[],"custom":[]} CSL_BIBLIOGRAPHY </w:instrText>
      </w:r>
      <w:r w:rsidRPr="00500E55">
        <w:rPr>
          <w:rFonts w:ascii="PT Serif" w:hAnsi="PT Serif"/>
          <w:b/>
          <w:bCs/>
          <w:sz w:val="20"/>
          <w:szCs w:val="20"/>
        </w:rPr>
        <w:fldChar w:fldCharType="separate"/>
      </w:r>
      <w:r w:rsidR="00374CA1" w:rsidRPr="00374CA1">
        <w:rPr>
          <w:rFonts w:ascii="PT Serif" w:hAnsi="PT Serif"/>
          <w:sz w:val="20"/>
        </w:rPr>
        <w:t>1.</w:t>
      </w:r>
      <w:r w:rsidR="00374CA1" w:rsidRPr="00374CA1">
        <w:rPr>
          <w:rFonts w:ascii="PT Serif" w:hAnsi="PT Serif"/>
          <w:sz w:val="20"/>
        </w:rPr>
        <w:tab/>
        <w:t xml:space="preserve">Bagemihl B. 1999 </w:t>
      </w:r>
      <w:r w:rsidR="00374CA1" w:rsidRPr="00374CA1">
        <w:rPr>
          <w:rFonts w:ascii="PT Serif" w:hAnsi="PT Serif"/>
          <w:i/>
          <w:iCs/>
          <w:sz w:val="20"/>
        </w:rPr>
        <w:t>Biological exuberance: Animal homosexuality and natural diversity</w:t>
      </w:r>
      <w:r w:rsidR="00374CA1" w:rsidRPr="00374CA1">
        <w:rPr>
          <w:rFonts w:ascii="PT Serif" w:hAnsi="PT Serif"/>
          <w:sz w:val="20"/>
        </w:rPr>
        <w:t xml:space="preserve">. New York: NY: St. Martins’ Press. </w:t>
      </w:r>
    </w:p>
    <w:p w14:paraId="57BAC159" w14:textId="77777777" w:rsidR="00374CA1" w:rsidRPr="00374CA1" w:rsidRDefault="00374CA1" w:rsidP="00374CA1">
      <w:pPr>
        <w:pStyle w:val="Bibliography"/>
        <w:rPr>
          <w:rFonts w:ascii="PT Serif" w:hAnsi="PT Serif"/>
          <w:sz w:val="20"/>
        </w:rPr>
      </w:pPr>
      <w:r w:rsidRPr="00374CA1">
        <w:rPr>
          <w:rFonts w:ascii="PT Serif" w:hAnsi="PT Serif"/>
          <w:sz w:val="20"/>
        </w:rPr>
        <w:t>2.</w:t>
      </w:r>
      <w:r w:rsidRPr="00374CA1">
        <w:rPr>
          <w:rFonts w:ascii="PT Serif" w:hAnsi="PT Serif"/>
          <w:sz w:val="20"/>
        </w:rPr>
        <w:tab/>
        <w:t xml:space="preserve">Bailey NW, Zuk M. 2009 Same-sex sexual behavior and evolution. </w:t>
      </w:r>
      <w:r w:rsidRPr="00374CA1">
        <w:rPr>
          <w:rFonts w:ascii="PT Serif" w:hAnsi="PT Serif"/>
          <w:i/>
          <w:iCs/>
          <w:sz w:val="20"/>
        </w:rPr>
        <w:t>Trends in Ecology &amp; Evolution</w:t>
      </w:r>
      <w:r w:rsidRPr="00374CA1">
        <w:rPr>
          <w:rFonts w:ascii="PT Serif" w:hAnsi="PT Serif"/>
          <w:sz w:val="20"/>
        </w:rPr>
        <w:t xml:space="preserve"> </w:t>
      </w:r>
      <w:r w:rsidRPr="00374CA1">
        <w:rPr>
          <w:rFonts w:ascii="PT Serif" w:hAnsi="PT Serif"/>
          <w:b/>
          <w:bCs/>
          <w:sz w:val="20"/>
        </w:rPr>
        <w:t>24</w:t>
      </w:r>
      <w:r w:rsidRPr="00374CA1">
        <w:rPr>
          <w:rFonts w:ascii="PT Serif" w:hAnsi="PT Serif"/>
          <w:sz w:val="20"/>
        </w:rPr>
        <w:t>, 439–446. (doi:10.1016/j.tree.2009.03.014)</w:t>
      </w:r>
    </w:p>
    <w:p w14:paraId="3298471A" w14:textId="77777777" w:rsidR="00374CA1" w:rsidRPr="00374CA1" w:rsidRDefault="00374CA1" w:rsidP="00374CA1">
      <w:pPr>
        <w:pStyle w:val="Bibliography"/>
        <w:rPr>
          <w:rFonts w:ascii="PT Serif" w:hAnsi="PT Serif"/>
          <w:sz w:val="20"/>
        </w:rPr>
      </w:pPr>
      <w:r w:rsidRPr="00374CA1">
        <w:rPr>
          <w:rFonts w:ascii="PT Serif" w:hAnsi="PT Serif"/>
          <w:sz w:val="20"/>
        </w:rPr>
        <w:t>3.</w:t>
      </w:r>
      <w:r w:rsidRPr="00374CA1">
        <w:rPr>
          <w:rFonts w:ascii="PT Serif" w:hAnsi="PT Serif"/>
          <w:sz w:val="20"/>
        </w:rPr>
        <w:tab/>
        <w:t xml:space="preserve">Scharf I, Martin OY. 2013 Same-sex sexual behavior in insects and arachnids: prevalence, causes, and consequences. </w:t>
      </w:r>
      <w:r w:rsidRPr="00374CA1">
        <w:rPr>
          <w:rFonts w:ascii="PT Serif" w:hAnsi="PT Serif"/>
          <w:i/>
          <w:iCs/>
          <w:sz w:val="20"/>
        </w:rPr>
        <w:t>Behavioral Ecology and Sociobiology</w:t>
      </w:r>
      <w:r w:rsidRPr="00374CA1">
        <w:rPr>
          <w:rFonts w:ascii="PT Serif" w:hAnsi="PT Serif"/>
          <w:sz w:val="20"/>
        </w:rPr>
        <w:t xml:space="preserve"> </w:t>
      </w:r>
      <w:r w:rsidRPr="00374CA1">
        <w:rPr>
          <w:rFonts w:ascii="PT Serif" w:hAnsi="PT Serif"/>
          <w:b/>
          <w:bCs/>
          <w:sz w:val="20"/>
        </w:rPr>
        <w:t>67</w:t>
      </w:r>
      <w:r w:rsidRPr="00374CA1">
        <w:rPr>
          <w:rFonts w:ascii="PT Serif" w:hAnsi="PT Serif"/>
          <w:sz w:val="20"/>
        </w:rPr>
        <w:t>, 1719–1730. (doi:10.1007/s00265-013-1610-x)</w:t>
      </w:r>
    </w:p>
    <w:p w14:paraId="16EC8D22" w14:textId="77777777" w:rsidR="00374CA1" w:rsidRPr="00374CA1" w:rsidRDefault="00374CA1" w:rsidP="00374CA1">
      <w:pPr>
        <w:pStyle w:val="Bibliography"/>
        <w:rPr>
          <w:rFonts w:ascii="PT Serif" w:hAnsi="PT Serif"/>
          <w:sz w:val="20"/>
        </w:rPr>
      </w:pPr>
      <w:r w:rsidRPr="00374CA1">
        <w:rPr>
          <w:rFonts w:ascii="PT Serif" w:hAnsi="PT Serif"/>
          <w:sz w:val="20"/>
        </w:rPr>
        <w:t>4.</w:t>
      </w:r>
      <w:r w:rsidRPr="00374CA1">
        <w:rPr>
          <w:rFonts w:ascii="PT Serif" w:hAnsi="PT Serif"/>
          <w:sz w:val="20"/>
        </w:rPr>
        <w:tab/>
        <w:t xml:space="preserve">Monk JD, Giglio E, Kamath A, Lambert MR, McDonough CE. 2019 An alternative hypothesis for the evolution of same-sex sexual behaviour in animals. </w:t>
      </w:r>
      <w:r w:rsidRPr="00374CA1">
        <w:rPr>
          <w:rFonts w:ascii="PT Serif" w:hAnsi="PT Serif"/>
          <w:i/>
          <w:iCs/>
          <w:sz w:val="20"/>
        </w:rPr>
        <w:t>Nature Ecology and Evolution</w:t>
      </w:r>
      <w:r w:rsidRPr="00374CA1">
        <w:rPr>
          <w:rFonts w:ascii="PT Serif" w:hAnsi="PT Serif"/>
          <w:sz w:val="20"/>
        </w:rPr>
        <w:t xml:space="preserve"> </w:t>
      </w:r>
      <w:r w:rsidRPr="00374CA1">
        <w:rPr>
          <w:rFonts w:ascii="PT Serif" w:hAnsi="PT Serif"/>
          <w:b/>
          <w:bCs/>
          <w:sz w:val="20"/>
        </w:rPr>
        <w:t>3</w:t>
      </w:r>
      <w:r w:rsidRPr="00374CA1">
        <w:rPr>
          <w:rFonts w:ascii="PT Serif" w:hAnsi="PT Serif"/>
          <w:sz w:val="20"/>
        </w:rPr>
        <w:t>, 1622–1631. (doi:10.1038/s41559-019-1019-7)</w:t>
      </w:r>
    </w:p>
    <w:p w14:paraId="0BEF1F48" w14:textId="77777777" w:rsidR="00374CA1" w:rsidRPr="00374CA1" w:rsidRDefault="00374CA1" w:rsidP="00374CA1">
      <w:pPr>
        <w:pStyle w:val="Bibliography"/>
        <w:rPr>
          <w:rFonts w:ascii="PT Serif" w:hAnsi="PT Serif"/>
          <w:sz w:val="20"/>
        </w:rPr>
      </w:pPr>
      <w:r w:rsidRPr="00374CA1">
        <w:rPr>
          <w:rFonts w:ascii="PT Serif" w:hAnsi="PT Serif"/>
          <w:sz w:val="20"/>
        </w:rPr>
        <w:lastRenderedPageBreak/>
        <w:t>5.</w:t>
      </w:r>
      <w:r w:rsidRPr="00374CA1">
        <w:rPr>
          <w:rFonts w:ascii="PT Serif" w:hAnsi="PT Serif"/>
          <w:sz w:val="20"/>
        </w:rPr>
        <w:tab/>
        <w:t xml:space="preserve">Mizumoto N, Yashiro T, Matsuura K. 2016 Male same-sex pairing as an adaptive strategy for future reproduction in termites. </w:t>
      </w:r>
      <w:r w:rsidRPr="00374CA1">
        <w:rPr>
          <w:rFonts w:ascii="PT Serif" w:hAnsi="PT Serif"/>
          <w:i/>
          <w:iCs/>
          <w:sz w:val="20"/>
        </w:rPr>
        <w:t>Animal Behaviour</w:t>
      </w:r>
      <w:r w:rsidRPr="00374CA1">
        <w:rPr>
          <w:rFonts w:ascii="PT Serif" w:hAnsi="PT Serif"/>
          <w:sz w:val="20"/>
        </w:rPr>
        <w:t xml:space="preserve"> </w:t>
      </w:r>
      <w:r w:rsidRPr="00374CA1">
        <w:rPr>
          <w:rFonts w:ascii="PT Serif" w:hAnsi="PT Serif"/>
          <w:b/>
          <w:bCs/>
          <w:sz w:val="20"/>
        </w:rPr>
        <w:t>119</w:t>
      </w:r>
      <w:r w:rsidRPr="00374CA1">
        <w:rPr>
          <w:rFonts w:ascii="PT Serif" w:hAnsi="PT Serif"/>
          <w:sz w:val="20"/>
        </w:rPr>
        <w:t>, 179–187. (doi:10.1016/j.anbehav.2016.07.007)</w:t>
      </w:r>
    </w:p>
    <w:p w14:paraId="6F8FBD08" w14:textId="77777777" w:rsidR="00374CA1" w:rsidRPr="00374CA1" w:rsidRDefault="00374CA1" w:rsidP="00374CA1">
      <w:pPr>
        <w:pStyle w:val="Bibliography"/>
        <w:rPr>
          <w:rFonts w:ascii="PT Serif" w:hAnsi="PT Serif"/>
          <w:sz w:val="20"/>
        </w:rPr>
      </w:pPr>
      <w:r w:rsidRPr="00374CA1">
        <w:rPr>
          <w:rFonts w:ascii="PT Serif" w:hAnsi="PT Serif"/>
          <w:sz w:val="20"/>
        </w:rPr>
        <w:t>6.</w:t>
      </w:r>
      <w:r w:rsidRPr="00374CA1">
        <w:rPr>
          <w:rFonts w:ascii="PT Serif" w:hAnsi="PT Serif"/>
          <w:sz w:val="20"/>
        </w:rPr>
        <w:tab/>
        <w:t xml:space="preserve">Young LC, VanderWerf EA. 2013 Adaptive value of same-sex pairing in Laysan albatross. </w:t>
      </w:r>
      <w:r w:rsidRPr="00374CA1">
        <w:rPr>
          <w:rFonts w:ascii="PT Serif" w:hAnsi="PT Serif"/>
          <w:i/>
          <w:iCs/>
          <w:sz w:val="20"/>
        </w:rPr>
        <w:t>Proceedings of the Royal Society B: Biological Sciences</w:t>
      </w:r>
      <w:r w:rsidRPr="00374CA1">
        <w:rPr>
          <w:rFonts w:ascii="PT Serif" w:hAnsi="PT Serif"/>
          <w:sz w:val="20"/>
        </w:rPr>
        <w:t xml:space="preserve"> </w:t>
      </w:r>
      <w:r w:rsidRPr="00374CA1">
        <w:rPr>
          <w:rFonts w:ascii="PT Serif" w:hAnsi="PT Serif"/>
          <w:b/>
          <w:bCs/>
          <w:sz w:val="20"/>
        </w:rPr>
        <w:t>281</w:t>
      </w:r>
      <w:r w:rsidRPr="00374CA1">
        <w:rPr>
          <w:rFonts w:ascii="PT Serif" w:hAnsi="PT Serif"/>
          <w:sz w:val="20"/>
        </w:rPr>
        <w:t>. (doi:10.1098/rspb.2013.2473)</w:t>
      </w:r>
    </w:p>
    <w:p w14:paraId="7853DEBA" w14:textId="77777777" w:rsidR="00374CA1" w:rsidRPr="00374CA1" w:rsidRDefault="00374CA1" w:rsidP="00374CA1">
      <w:pPr>
        <w:pStyle w:val="Bibliography"/>
        <w:rPr>
          <w:rFonts w:ascii="PT Serif" w:hAnsi="PT Serif"/>
          <w:sz w:val="20"/>
        </w:rPr>
      </w:pPr>
      <w:r w:rsidRPr="00374CA1">
        <w:rPr>
          <w:rFonts w:ascii="PT Serif" w:hAnsi="PT Serif"/>
          <w:sz w:val="20"/>
        </w:rPr>
        <w:t>7.</w:t>
      </w:r>
      <w:r w:rsidRPr="00374CA1">
        <w:rPr>
          <w:rFonts w:ascii="PT Serif" w:hAnsi="PT Serif"/>
          <w:sz w:val="20"/>
        </w:rPr>
        <w:tab/>
        <w:t xml:space="preserve">Lerch BA, Servedio MR. 2021 Same-sex sexual behaviour and selection for indiscriminate mating. </w:t>
      </w:r>
      <w:r w:rsidRPr="00374CA1">
        <w:rPr>
          <w:rFonts w:ascii="PT Serif" w:hAnsi="PT Serif"/>
          <w:i/>
          <w:iCs/>
          <w:sz w:val="20"/>
        </w:rPr>
        <w:t>Nature Ecology and Evolution</w:t>
      </w:r>
      <w:r w:rsidRPr="00374CA1">
        <w:rPr>
          <w:rFonts w:ascii="PT Serif" w:hAnsi="PT Serif"/>
          <w:sz w:val="20"/>
        </w:rPr>
        <w:t xml:space="preserve"> </w:t>
      </w:r>
      <w:r w:rsidRPr="00374CA1">
        <w:rPr>
          <w:rFonts w:ascii="PT Serif" w:hAnsi="PT Serif"/>
          <w:b/>
          <w:bCs/>
          <w:sz w:val="20"/>
        </w:rPr>
        <w:t>5</w:t>
      </w:r>
      <w:r w:rsidRPr="00374CA1">
        <w:rPr>
          <w:rFonts w:ascii="PT Serif" w:hAnsi="PT Serif"/>
          <w:sz w:val="20"/>
        </w:rPr>
        <w:t>, 135–141. (doi:10.1038/s41559-020-01331-w)</w:t>
      </w:r>
    </w:p>
    <w:p w14:paraId="44948B78" w14:textId="77777777" w:rsidR="00374CA1" w:rsidRPr="00374CA1" w:rsidRDefault="00374CA1" w:rsidP="00374CA1">
      <w:pPr>
        <w:pStyle w:val="Bibliography"/>
        <w:rPr>
          <w:rFonts w:ascii="PT Serif" w:hAnsi="PT Serif"/>
          <w:sz w:val="20"/>
        </w:rPr>
      </w:pPr>
      <w:r w:rsidRPr="00374CA1">
        <w:rPr>
          <w:rFonts w:ascii="PT Serif" w:hAnsi="PT Serif"/>
          <w:sz w:val="20"/>
        </w:rPr>
        <w:t>8.</w:t>
      </w:r>
      <w:r w:rsidRPr="00374CA1">
        <w:rPr>
          <w:rFonts w:ascii="PT Serif" w:hAnsi="PT Serif"/>
          <w:sz w:val="20"/>
        </w:rPr>
        <w:tab/>
        <w:t xml:space="preserve">Pfau D, Jordan CL, Breedlove SM. 2021 The de-scent of sexuality: Did loss of a pheromone signaling protein permit the evolution of same-sex sexual behavior in primates? </w:t>
      </w:r>
      <w:r w:rsidRPr="00374CA1">
        <w:rPr>
          <w:rFonts w:ascii="PT Serif" w:hAnsi="PT Serif"/>
          <w:i/>
          <w:iCs/>
          <w:sz w:val="20"/>
        </w:rPr>
        <w:t>Archives of Sexual Behavior</w:t>
      </w:r>
      <w:r w:rsidRPr="00374CA1">
        <w:rPr>
          <w:rFonts w:ascii="PT Serif" w:hAnsi="PT Serif"/>
          <w:sz w:val="20"/>
        </w:rPr>
        <w:t xml:space="preserve"> </w:t>
      </w:r>
      <w:r w:rsidRPr="00374CA1">
        <w:rPr>
          <w:rFonts w:ascii="PT Serif" w:hAnsi="PT Serif"/>
          <w:b/>
          <w:bCs/>
          <w:sz w:val="20"/>
        </w:rPr>
        <w:t>50</w:t>
      </w:r>
      <w:r w:rsidRPr="00374CA1">
        <w:rPr>
          <w:rFonts w:ascii="PT Serif" w:hAnsi="PT Serif"/>
          <w:sz w:val="20"/>
        </w:rPr>
        <w:t>, 2267–2276. (doi:10.1007/s10508-018-1377-2)</w:t>
      </w:r>
    </w:p>
    <w:p w14:paraId="11B744DA" w14:textId="77777777" w:rsidR="00374CA1" w:rsidRPr="00374CA1" w:rsidRDefault="00374CA1" w:rsidP="00374CA1">
      <w:pPr>
        <w:pStyle w:val="Bibliography"/>
        <w:rPr>
          <w:rFonts w:ascii="PT Serif" w:hAnsi="PT Serif"/>
          <w:sz w:val="20"/>
        </w:rPr>
      </w:pPr>
      <w:r w:rsidRPr="00374CA1">
        <w:rPr>
          <w:rFonts w:ascii="PT Serif" w:hAnsi="PT Serif"/>
          <w:sz w:val="20"/>
        </w:rPr>
        <w:t>9.</w:t>
      </w:r>
      <w:r w:rsidRPr="00374CA1">
        <w:rPr>
          <w:rFonts w:ascii="PT Serif" w:hAnsi="PT Serif"/>
          <w:sz w:val="20"/>
        </w:rPr>
        <w:tab/>
        <w:t xml:space="preserve">Burgevin L, Friberg U, Maklakov AA. 2013 Intersexual correlation for same-sex sexual behaviour in an insect. </w:t>
      </w:r>
      <w:r w:rsidRPr="00374CA1">
        <w:rPr>
          <w:rFonts w:ascii="PT Serif" w:hAnsi="PT Serif"/>
          <w:i/>
          <w:iCs/>
          <w:sz w:val="20"/>
        </w:rPr>
        <w:t>Animal Behaviour</w:t>
      </w:r>
      <w:r w:rsidRPr="00374CA1">
        <w:rPr>
          <w:rFonts w:ascii="PT Serif" w:hAnsi="PT Serif"/>
          <w:sz w:val="20"/>
        </w:rPr>
        <w:t xml:space="preserve"> </w:t>
      </w:r>
      <w:r w:rsidRPr="00374CA1">
        <w:rPr>
          <w:rFonts w:ascii="PT Serif" w:hAnsi="PT Serif"/>
          <w:b/>
          <w:bCs/>
          <w:sz w:val="20"/>
        </w:rPr>
        <w:t>85</w:t>
      </w:r>
      <w:r w:rsidRPr="00374CA1">
        <w:rPr>
          <w:rFonts w:ascii="PT Serif" w:hAnsi="PT Serif"/>
          <w:sz w:val="20"/>
        </w:rPr>
        <w:t>, 759–762. (doi:10.1016/j.anbehav.2013.01.017)</w:t>
      </w:r>
    </w:p>
    <w:p w14:paraId="3ED912E5" w14:textId="77777777" w:rsidR="00374CA1" w:rsidRPr="00374CA1" w:rsidRDefault="00374CA1" w:rsidP="00374CA1">
      <w:pPr>
        <w:pStyle w:val="Bibliography"/>
        <w:rPr>
          <w:rFonts w:ascii="PT Serif" w:hAnsi="PT Serif"/>
          <w:sz w:val="20"/>
        </w:rPr>
      </w:pPr>
      <w:r w:rsidRPr="00374CA1">
        <w:rPr>
          <w:rFonts w:ascii="PT Serif" w:hAnsi="PT Serif"/>
          <w:sz w:val="20"/>
        </w:rPr>
        <w:t>10.</w:t>
      </w:r>
      <w:r w:rsidRPr="00374CA1">
        <w:rPr>
          <w:rFonts w:ascii="PT Serif" w:hAnsi="PT Serif"/>
          <w:sz w:val="20"/>
        </w:rPr>
        <w:tab/>
        <w:t xml:space="preserve">Nutting WL. 1969 8 Flight and colony foundation. In </w:t>
      </w:r>
      <w:r w:rsidRPr="00374CA1">
        <w:rPr>
          <w:rFonts w:ascii="PT Serif" w:hAnsi="PT Serif"/>
          <w:i/>
          <w:iCs/>
          <w:sz w:val="20"/>
        </w:rPr>
        <w:t>Biology of termites</w:t>
      </w:r>
      <w:r w:rsidRPr="00374CA1">
        <w:rPr>
          <w:rFonts w:ascii="PT Serif" w:hAnsi="PT Serif"/>
          <w:sz w:val="20"/>
        </w:rPr>
        <w:t xml:space="preserve"> (eds K Krishna, FM Weesner), pp. 233–282. New York: Academic Press. (doi:10.1016/B978-0-12-395529-6.50012-X)</w:t>
      </w:r>
    </w:p>
    <w:p w14:paraId="28B6C1C5" w14:textId="77777777" w:rsidR="00374CA1" w:rsidRPr="00374CA1" w:rsidRDefault="00374CA1" w:rsidP="00374CA1">
      <w:pPr>
        <w:pStyle w:val="Bibliography"/>
        <w:rPr>
          <w:rFonts w:ascii="PT Serif" w:hAnsi="PT Serif"/>
          <w:sz w:val="20"/>
        </w:rPr>
      </w:pPr>
      <w:r w:rsidRPr="00374CA1">
        <w:rPr>
          <w:rFonts w:ascii="PT Serif" w:hAnsi="PT Serif"/>
          <w:sz w:val="20"/>
        </w:rPr>
        <w:t>11.</w:t>
      </w:r>
      <w:r w:rsidRPr="00374CA1">
        <w:rPr>
          <w:rFonts w:ascii="PT Serif" w:hAnsi="PT Serif"/>
          <w:sz w:val="20"/>
        </w:rPr>
        <w:tab/>
        <w:t xml:space="preserve">Mizumoto N, Bourguignon T, Bailey NW. 2022 Ancestral sex-role plasticity facilitates the evolution of same-sex sexual behavior. </w:t>
      </w:r>
      <w:r w:rsidRPr="00374CA1">
        <w:rPr>
          <w:rFonts w:ascii="PT Serif" w:hAnsi="PT Serif"/>
          <w:i/>
          <w:iCs/>
          <w:sz w:val="20"/>
        </w:rPr>
        <w:t>Proceedings of the National Academy of Sciences of the United States of America</w:t>
      </w:r>
      <w:r w:rsidRPr="00374CA1">
        <w:rPr>
          <w:rFonts w:ascii="PT Serif" w:hAnsi="PT Serif"/>
          <w:sz w:val="20"/>
        </w:rPr>
        <w:t xml:space="preserve"> </w:t>
      </w:r>
      <w:r w:rsidRPr="00374CA1">
        <w:rPr>
          <w:rFonts w:ascii="PT Serif" w:hAnsi="PT Serif"/>
          <w:b/>
          <w:bCs/>
          <w:sz w:val="20"/>
        </w:rPr>
        <w:t>119</w:t>
      </w:r>
      <w:r w:rsidRPr="00374CA1">
        <w:rPr>
          <w:rFonts w:ascii="PT Serif" w:hAnsi="PT Serif"/>
          <w:sz w:val="20"/>
        </w:rPr>
        <w:t>, e2212401119. (doi:10.1073/pnas.2212401119)</w:t>
      </w:r>
    </w:p>
    <w:p w14:paraId="06346F99" w14:textId="77777777" w:rsidR="00374CA1" w:rsidRPr="00374CA1" w:rsidRDefault="00374CA1" w:rsidP="00374CA1">
      <w:pPr>
        <w:pStyle w:val="Bibliography"/>
        <w:rPr>
          <w:rFonts w:ascii="PT Serif" w:hAnsi="PT Serif"/>
          <w:sz w:val="20"/>
        </w:rPr>
      </w:pPr>
      <w:r w:rsidRPr="00374CA1">
        <w:rPr>
          <w:rFonts w:ascii="PT Serif" w:hAnsi="PT Serif"/>
          <w:sz w:val="20"/>
        </w:rPr>
        <w:t>12.</w:t>
      </w:r>
      <w:r w:rsidRPr="00374CA1">
        <w:rPr>
          <w:rFonts w:ascii="PT Serif" w:hAnsi="PT Serif"/>
          <w:sz w:val="20"/>
        </w:rPr>
        <w:tab/>
        <w:t xml:space="preserve">Matsuura K, Kuno E, Nishida T. 2002 Homosexual tandem running as selfish herd in </w:t>
      </w:r>
      <w:r w:rsidRPr="00374CA1">
        <w:rPr>
          <w:rFonts w:ascii="PT Serif" w:hAnsi="PT Serif"/>
          <w:i/>
          <w:iCs/>
          <w:sz w:val="20"/>
        </w:rPr>
        <w:t>Reticulitermes speratus</w:t>
      </w:r>
      <w:r w:rsidRPr="00374CA1">
        <w:rPr>
          <w:rFonts w:ascii="PT Serif" w:hAnsi="PT Serif"/>
          <w:sz w:val="20"/>
        </w:rPr>
        <w:t xml:space="preserve">: novel antipredatory behavior in termites. </w:t>
      </w:r>
      <w:r w:rsidRPr="00374CA1">
        <w:rPr>
          <w:rFonts w:ascii="PT Serif" w:hAnsi="PT Serif"/>
          <w:i/>
          <w:iCs/>
          <w:sz w:val="20"/>
        </w:rPr>
        <w:t>Journal of theoretical biology</w:t>
      </w:r>
      <w:r w:rsidRPr="00374CA1">
        <w:rPr>
          <w:rFonts w:ascii="PT Serif" w:hAnsi="PT Serif"/>
          <w:sz w:val="20"/>
        </w:rPr>
        <w:t xml:space="preserve"> </w:t>
      </w:r>
      <w:r w:rsidRPr="00374CA1">
        <w:rPr>
          <w:rFonts w:ascii="PT Serif" w:hAnsi="PT Serif"/>
          <w:b/>
          <w:bCs/>
          <w:sz w:val="20"/>
        </w:rPr>
        <w:t>214</w:t>
      </w:r>
      <w:r w:rsidRPr="00374CA1">
        <w:rPr>
          <w:rFonts w:ascii="PT Serif" w:hAnsi="PT Serif"/>
          <w:sz w:val="20"/>
        </w:rPr>
        <w:t>, 63–70. (doi:https://doi.org/10.1101/2022.06.20.496918)</w:t>
      </w:r>
    </w:p>
    <w:p w14:paraId="24A9E992" w14:textId="77777777" w:rsidR="00374CA1" w:rsidRPr="00374CA1" w:rsidRDefault="00374CA1" w:rsidP="00374CA1">
      <w:pPr>
        <w:pStyle w:val="Bibliography"/>
        <w:rPr>
          <w:rFonts w:ascii="PT Serif" w:hAnsi="PT Serif"/>
          <w:sz w:val="20"/>
        </w:rPr>
      </w:pPr>
      <w:r w:rsidRPr="00374CA1">
        <w:rPr>
          <w:rFonts w:ascii="PT Serif" w:hAnsi="PT Serif"/>
          <w:sz w:val="20"/>
        </w:rPr>
        <w:t>13.</w:t>
      </w:r>
      <w:r w:rsidRPr="00374CA1">
        <w:rPr>
          <w:rFonts w:ascii="PT Serif" w:hAnsi="PT Serif"/>
          <w:sz w:val="20"/>
        </w:rPr>
        <w:tab/>
        <w:t xml:space="preserve">Park YI, Bland JM, Raina AK. 2004 Factors affecting post-flight behavior in primary reproductives of the Formosan subterranean termite, </w:t>
      </w:r>
      <w:r w:rsidRPr="00374CA1">
        <w:rPr>
          <w:rFonts w:ascii="PT Serif" w:hAnsi="PT Serif"/>
          <w:i/>
          <w:iCs/>
          <w:sz w:val="20"/>
        </w:rPr>
        <w:t>Coptotermes formosanus</w:t>
      </w:r>
      <w:r w:rsidRPr="00374CA1">
        <w:rPr>
          <w:rFonts w:ascii="PT Serif" w:hAnsi="PT Serif"/>
          <w:sz w:val="20"/>
        </w:rPr>
        <w:t xml:space="preserve"> (Isoptera: Rhinotermitidae). </w:t>
      </w:r>
      <w:r w:rsidRPr="00374CA1">
        <w:rPr>
          <w:rFonts w:ascii="PT Serif" w:hAnsi="PT Serif"/>
          <w:i/>
          <w:iCs/>
          <w:sz w:val="20"/>
        </w:rPr>
        <w:t>Journal of Insect Physiology</w:t>
      </w:r>
      <w:r w:rsidRPr="00374CA1">
        <w:rPr>
          <w:rFonts w:ascii="PT Serif" w:hAnsi="PT Serif"/>
          <w:sz w:val="20"/>
        </w:rPr>
        <w:t xml:space="preserve"> </w:t>
      </w:r>
      <w:r w:rsidRPr="00374CA1">
        <w:rPr>
          <w:rFonts w:ascii="PT Serif" w:hAnsi="PT Serif"/>
          <w:b/>
          <w:bCs/>
          <w:sz w:val="20"/>
        </w:rPr>
        <w:t>50</w:t>
      </w:r>
      <w:r w:rsidRPr="00374CA1">
        <w:rPr>
          <w:rFonts w:ascii="PT Serif" w:hAnsi="PT Serif"/>
          <w:sz w:val="20"/>
        </w:rPr>
        <w:t>, 539–546. (doi:10.1016/j.jinsphys.2004.03.010)</w:t>
      </w:r>
    </w:p>
    <w:p w14:paraId="2572473B" w14:textId="77777777" w:rsidR="00374CA1" w:rsidRPr="00374CA1" w:rsidRDefault="00374CA1" w:rsidP="00374CA1">
      <w:pPr>
        <w:pStyle w:val="Bibliography"/>
        <w:rPr>
          <w:rFonts w:ascii="PT Serif" w:hAnsi="PT Serif"/>
          <w:sz w:val="20"/>
        </w:rPr>
      </w:pPr>
      <w:r w:rsidRPr="00374CA1">
        <w:rPr>
          <w:rFonts w:ascii="PT Serif" w:hAnsi="PT Serif"/>
          <w:sz w:val="20"/>
        </w:rPr>
        <w:t>14.</w:t>
      </w:r>
      <w:r w:rsidRPr="00374CA1">
        <w:rPr>
          <w:rFonts w:ascii="PT Serif" w:hAnsi="PT Serif"/>
          <w:sz w:val="20"/>
        </w:rPr>
        <w:tab/>
        <w:t xml:space="preserve">Chouvenc T, Sillam-Dussès D, Robert A. 2020 Courtship behavior confusion in two subterranean termite species that evolved in allopatry (Blattodea, Rhinotermitidae, </w:t>
      </w:r>
      <w:r w:rsidRPr="00374CA1">
        <w:rPr>
          <w:rFonts w:ascii="PT Serif" w:hAnsi="PT Serif"/>
          <w:i/>
          <w:iCs/>
          <w:sz w:val="20"/>
        </w:rPr>
        <w:t>Coptotermes</w:t>
      </w:r>
      <w:r w:rsidRPr="00374CA1">
        <w:rPr>
          <w:rFonts w:ascii="PT Serif" w:hAnsi="PT Serif"/>
          <w:sz w:val="20"/>
        </w:rPr>
        <w:t xml:space="preserve">). </w:t>
      </w:r>
      <w:r w:rsidRPr="00374CA1">
        <w:rPr>
          <w:rFonts w:ascii="PT Serif" w:hAnsi="PT Serif"/>
          <w:i/>
          <w:iCs/>
          <w:sz w:val="20"/>
        </w:rPr>
        <w:t>Journal of Chemical Ecology</w:t>
      </w:r>
      <w:r w:rsidRPr="00374CA1">
        <w:rPr>
          <w:rFonts w:ascii="PT Serif" w:hAnsi="PT Serif"/>
          <w:sz w:val="20"/>
        </w:rPr>
        <w:t xml:space="preserve"> , 1–14. (doi:10.1007/s10886-020-01178-2)</w:t>
      </w:r>
    </w:p>
    <w:p w14:paraId="2C2356F6" w14:textId="77777777" w:rsidR="00374CA1" w:rsidRPr="00374CA1" w:rsidRDefault="00374CA1" w:rsidP="00374CA1">
      <w:pPr>
        <w:pStyle w:val="Bibliography"/>
        <w:rPr>
          <w:rFonts w:ascii="PT Serif" w:hAnsi="PT Serif"/>
          <w:sz w:val="20"/>
        </w:rPr>
      </w:pPr>
      <w:r w:rsidRPr="00374CA1">
        <w:rPr>
          <w:rFonts w:ascii="PT Serif" w:hAnsi="PT Serif"/>
          <w:sz w:val="20"/>
        </w:rPr>
        <w:t>15.</w:t>
      </w:r>
      <w:r w:rsidRPr="00374CA1">
        <w:rPr>
          <w:rFonts w:ascii="PT Serif" w:hAnsi="PT Serif"/>
          <w:sz w:val="20"/>
        </w:rPr>
        <w:tab/>
        <w:t xml:space="preserve">Chouvenc T, Helmick EE, Su N-Y. 2015 Hybridization of two major termite invaders as a consequence of human activity. </w:t>
      </w:r>
      <w:r w:rsidRPr="00374CA1">
        <w:rPr>
          <w:rFonts w:ascii="PT Serif" w:hAnsi="PT Serif"/>
          <w:i/>
          <w:iCs/>
          <w:sz w:val="20"/>
        </w:rPr>
        <w:t>PLoS ONE</w:t>
      </w:r>
      <w:r w:rsidRPr="00374CA1">
        <w:rPr>
          <w:rFonts w:ascii="PT Serif" w:hAnsi="PT Serif"/>
          <w:sz w:val="20"/>
        </w:rPr>
        <w:t xml:space="preserve"> </w:t>
      </w:r>
      <w:r w:rsidRPr="00374CA1">
        <w:rPr>
          <w:rFonts w:ascii="PT Serif" w:hAnsi="PT Serif"/>
          <w:b/>
          <w:bCs/>
          <w:sz w:val="20"/>
        </w:rPr>
        <w:t>10</w:t>
      </w:r>
      <w:r w:rsidRPr="00374CA1">
        <w:rPr>
          <w:rFonts w:ascii="PT Serif" w:hAnsi="PT Serif"/>
          <w:sz w:val="20"/>
        </w:rPr>
        <w:t>, e0120745. (doi:10.1371/journal.pone.0120745)</w:t>
      </w:r>
    </w:p>
    <w:p w14:paraId="62CBDB81" w14:textId="77777777" w:rsidR="00374CA1" w:rsidRPr="00374CA1" w:rsidRDefault="00374CA1" w:rsidP="00374CA1">
      <w:pPr>
        <w:pStyle w:val="Bibliography"/>
        <w:rPr>
          <w:rFonts w:ascii="PT Serif" w:hAnsi="PT Serif"/>
          <w:sz w:val="20"/>
        </w:rPr>
      </w:pPr>
      <w:r w:rsidRPr="00374CA1">
        <w:rPr>
          <w:rFonts w:ascii="PT Serif" w:hAnsi="PT Serif"/>
          <w:sz w:val="20"/>
        </w:rPr>
        <w:t>16.</w:t>
      </w:r>
      <w:r w:rsidRPr="00374CA1">
        <w:rPr>
          <w:rFonts w:ascii="PT Serif" w:hAnsi="PT Serif"/>
          <w:sz w:val="20"/>
        </w:rPr>
        <w:tab/>
        <w:t xml:space="preserve">Mizumoto N, Lee SB, Valentini G, Chouvenc T, Pratt SC. 2021 Coordination of movement via complementary interactions of leaders and followers in termite mating pairs. </w:t>
      </w:r>
      <w:r w:rsidRPr="00374CA1">
        <w:rPr>
          <w:rFonts w:ascii="PT Serif" w:hAnsi="PT Serif"/>
          <w:i/>
          <w:iCs/>
          <w:sz w:val="20"/>
        </w:rPr>
        <w:t>Proceedings of the Royal Society B: Biological Sciences</w:t>
      </w:r>
      <w:r w:rsidRPr="00374CA1">
        <w:rPr>
          <w:rFonts w:ascii="PT Serif" w:hAnsi="PT Serif"/>
          <w:sz w:val="20"/>
        </w:rPr>
        <w:t xml:space="preserve"> </w:t>
      </w:r>
      <w:r w:rsidRPr="00374CA1">
        <w:rPr>
          <w:rFonts w:ascii="PT Serif" w:hAnsi="PT Serif"/>
          <w:b/>
          <w:bCs/>
          <w:sz w:val="20"/>
        </w:rPr>
        <w:t>288</w:t>
      </w:r>
      <w:r w:rsidRPr="00374CA1">
        <w:rPr>
          <w:rFonts w:ascii="PT Serif" w:hAnsi="PT Serif"/>
          <w:sz w:val="20"/>
        </w:rPr>
        <w:t>, 20210998. (doi:10.1098/rspb.2021.0998)</w:t>
      </w:r>
    </w:p>
    <w:p w14:paraId="41B0D049" w14:textId="77777777" w:rsidR="00374CA1" w:rsidRPr="00374CA1" w:rsidRDefault="00374CA1" w:rsidP="00374CA1">
      <w:pPr>
        <w:pStyle w:val="Bibliography"/>
        <w:rPr>
          <w:rFonts w:ascii="PT Serif" w:hAnsi="PT Serif"/>
          <w:sz w:val="20"/>
        </w:rPr>
      </w:pPr>
      <w:r w:rsidRPr="00374CA1">
        <w:rPr>
          <w:rFonts w:ascii="PT Serif" w:hAnsi="PT Serif"/>
          <w:sz w:val="20"/>
        </w:rPr>
        <w:t>17.</w:t>
      </w:r>
      <w:r w:rsidRPr="00374CA1">
        <w:rPr>
          <w:rFonts w:ascii="PT Serif" w:hAnsi="PT Serif"/>
          <w:sz w:val="20"/>
        </w:rPr>
        <w:tab/>
        <w:t xml:space="preserve">Mizumoto N, Dobata S. 2019 Adaptive switch to sexually dimorphic movements by partner-seeking termites. </w:t>
      </w:r>
      <w:r w:rsidRPr="00374CA1">
        <w:rPr>
          <w:rFonts w:ascii="PT Serif" w:hAnsi="PT Serif"/>
          <w:i/>
          <w:iCs/>
          <w:sz w:val="20"/>
        </w:rPr>
        <w:t>Science Advances</w:t>
      </w:r>
      <w:r w:rsidRPr="00374CA1">
        <w:rPr>
          <w:rFonts w:ascii="PT Serif" w:hAnsi="PT Serif"/>
          <w:sz w:val="20"/>
        </w:rPr>
        <w:t xml:space="preserve"> </w:t>
      </w:r>
      <w:r w:rsidRPr="00374CA1">
        <w:rPr>
          <w:rFonts w:ascii="PT Serif" w:hAnsi="PT Serif"/>
          <w:b/>
          <w:bCs/>
          <w:sz w:val="20"/>
        </w:rPr>
        <w:t>5</w:t>
      </w:r>
      <w:r w:rsidRPr="00374CA1">
        <w:rPr>
          <w:rFonts w:ascii="PT Serif" w:hAnsi="PT Serif"/>
          <w:sz w:val="20"/>
        </w:rPr>
        <w:t>, eaau6108. (doi:10.1126/sciadv.aau6108)</w:t>
      </w:r>
    </w:p>
    <w:p w14:paraId="373353FE" w14:textId="77777777" w:rsidR="00374CA1" w:rsidRPr="00374CA1" w:rsidRDefault="00374CA1" w:rsidP="00374CA1">
      <w:pPr>
        <w:pStyle w:val="Bibliography"/>
        <w:rPr>
          <w:rFonts w:ascii="PT Serif" w:hAnsi="PT Serif"/>
          <w:sz w:val="20"/>
        </w:rPr>
      </w:pPr>
      <w:r w:rsidRPr="00374CA1">
        <w:rPr>
          <w:rFonts w:ascii="PT Serif" w:hAnsi="PT Serif"/>
          <w:sz w:val="20"/>
        </w:rPr>
        <w:t>18.</w:t>
      </w:r>
      <w:r w:rsidRPr="00374CA1">
        <w:rPr>
          <w:rFonts w:ascii="PT Serif" w:hAnsi="PT Serif"/>
          <w:sz w:val="20"/>
        </w:rPr>
        <w:tab/>
        <w:t xml:space="preserve">Mizumoto N, Rizo A, Pratt SC, Chouvenc T. 2020 Termite males enhance mating encounters by changing speed according to density. </w:t>
      </w:r>
      <w:r w:rsidRPr="00374CA1">
        <w:rPr>
          <w:rFonts w:ascii="PT Serif" w:hAnsi="PT Serif"/>
          <w:i/>
          <w:iCs/>
          <w:sz w:val="20"/>
        </w:rPr>
        <w:t>Journal of Animal Ecology</w:t>
      </w:r>
      <w:r w:rsidRPr="00374CA1">
        <w:rPr>
          <w:rFonts w:ascii="PT Serif" w:hAnsi="PT Serif"/>
          <w:sz w:val="20"/>
        </w:rPr>
        <w:t xml:space="preserve"> </w:t>
      </w:r>
      <w:r w:rsidRPr="00374CA1">
        <w:rPr>
          <w:rFonts w:ascii="PT Serif" w:hAnsi="PT Serif"/>
          <w:b/>
          <w:bCs/>
          <w:sz w:val="20"/>
        </w:rPr>
        <w:t>89</w:t>
      </w:r>
      <w:r w:rsidRPr="00374CA1">
        <w:rPr>
          <w:rFonts w:ascii="PT Serif" w:hAnsi="PT Serif"/>
          <w:sz w:val="20"/>
        </w:rPr>
        <w:t>, 2542–2552. (doi:10.1111/1365-2656.13320)</w:t>
      </w:r>
    </w:p>
    <w:p w14:paraId="4729F816" w14:textId="77777777" w:rsidR="00374CA1" w:rsidRPr="00374CA1" w:rsidRDefault="00374CA1" w:rsidP="00374CA1">
      <w:pPr>
        <w:pStyle w:val="Bibliography"/>
        <w:rPr>
          <w:rFonts w:ascii="PT Serif" w:hAnsi="PT Serif"/>
          <w:sz w:val="20"/>
        </w:rPr>
      </w:pPr>
      <w:r w:rsidRPr="00374CA1">
        <w:rPr>
          <w:rFonts w:ascii="PT Serif" w:hAnsi="PT Serif"/>
          <w:sz w:val="20"/>
        </w:rPr>
        <w:lastRenderedPageBreak/>
        <w:t>19.</w:t>
      </w:r>
      <w:r w:rsidRPr="00374CA1">
        <w:rPr>
          <w:rFonts w:ascii="PT Serif" w:hAnsi="PT Serif"/>
          <w:sz w:val="20"/>
        </w:rPr>
        <w:tab/>
        <w:t xml:space="preserve">Chouvenc T. 2023 Using </w:t>
      </w:r>
      <w:r w:rsidRPr="00374CA1">
        <w:rPr>
          <w:rFonts w:ascii="PT Serif" w:hAnsi="PT Serif"/>
          <w:i/>
          <w:iCs/>
          <w:sz w:val="20"/>
        </w:rPr>
        <w:t>Coptotermes</w:t>
      </w:r>
      <w:r w:rsidRPr="00374CA1">
        <w:rPr>
          <w:rFonts w:ascii="PT Serif" w:hAnsi="PT Serif"/>
          <w:sz w:val="20"/>
        </w:rPr>
        <w:t xml:space="preserve"> for laboratory experiments: field collection, laboratory rearing, and bioassay visualization. In </w:t>
      </w:r>
      <w:r w:rsidRPr="00374CA1">
        <w:rPr>
          <w:rFonts w:ascii="PT Serif" w:hAnsi="PT Serif"/>
          <w:i/>
          <w:iCs/>
          <w:sz w:val="20"/>
        </w:rPr>
        <w:t>Biology and Management of the Formosan Subterranean Termite and Related Species</w:t>
      </w:r>
      <w:r w:rsidRPr="00374CA1">
        <w:rPr>
          <w:rFonts w:ascii="PT Serif" w:hAnsi="PT Serif"/>
          <w:sz w:val="20"/>
        </w:rPr>
        <w:t xml:space="preserve">, pp. 365–393. CABI. </w:t>
      </w:r>
    </w:p>
    <w:p w14:paraId="301F4267" w14:textId="77777777" w:rsidR="00374CA1" w:rsidRPr="00374CA1" w:rsidRDefault="00374CA1" w:rsidP="00374CA1">
      <w:pPr>
        <w:pStyle w:val="Bibliography"/>
        <w:rPr>
          <w:rFonts w:ascii="PT Serif" w:hAnsi="PT Serif"/>
          <w:sz w:val="20"/>
        </w:rPr>
      </w:pPr>
      <w:r w:rsidRPr="00374CA1">
        <w:rPr>
          <w:rFonts w:ascii="PT Serif" w:hAnsi="PT Serif"/>
          <w:sz w:val="20"/>
        </w:rPr>
        <w:t>20.</w:t>
      </w:r>
      <w:r w:rsidRPr="00374CA1">
        <w:rPr>
          <w:rFonts w:ascii="PT Serif" w:hAnsi="PT Serif"/>
          <w:sz w:val="20"/>
        </w:rPr>
        <w:tab/>
        <w:t xml:space="preserve">Yamanaka O, Takeuchi R. 2018 UMATracker: An intuitive image-based tracking platform. </w:t>
      </w:r>
      <w:r w:rsidRPr="00374CA1">
        <w:rPr>
          <w:rFonts w:ascii="PT Serif" w:hAnsi="PT Serif"/>
          <w:i/>
          <w:iCs/>
          <w:sz w:val="20"/>
        </w:rPr>
        <w:t>Journal of Experimental Biology</w:t>
      </w:r>
      <w:r w:rsidRPr="00374CA1">
        <w:rPr>
          <w:rFonts w:ascii="PT Serif" w:hAnsi="PT Serif"/>
          <w:sz w:val="20"/>
        </w:rPr>
        <w:t xml:space="preserve"> </w:t>
      </w:r>
      <w:r w:rsidRPr="00374CA1">
        <w:rPr>
          <w:rFonts w:ascii="PT Serif" w:hAnsi="PT Serif"/>
          <w:b/>
          <w:bCs/>
          <w:sz w:val="20"/>
        </w:rPr>
        <w:t>221</w:t>
      </w:r>
      <w:r w:rsidRPr="00374CA1">
        <w:rPr>
          <w:rFonts w:ascii="PT Serif" w:hAnsi="PT Serif"/>
          <w:sz w:val="20"/>
        </w:rPr>
        <w:t>, 1–24. (doi:10.1242/jeb.182469)</w:t>
      </w:r>
    </w:p>
    <w:p w14:paraId="3A433E2A" w14:textId="77777777" w:rsidR="00374CA1" w:rsidRPr="00374CA1" w:rsidRDefault="00374CA1" w:rsidP="00374CA1">
      <w:pPr>
        <w:pStyle w:val="Bibliography"/>
        <w:rPr>
          <w:rFonts w:ascii="PT Serif" w:hAnsi="PT Serif"/>
          <w:sz w:val="20"/>
        </w:rPr>
      </w:pPr>
      <w:r w:rsidRPr="00374CA1">
        <w:rPr>
          <w:rFonts w:ascii="PT Serif" w:hAnsi="PT Serif"/>
          <w:sz w:val="20"/>
        </w:rPr>
        <w:t>21.</w:t>
      </w:r>
      <w:r w:rsidRPr="00374CA1">
        <w:rPr>
          <w:rFonts w:ascii="PT Serif" w:hAnsi="PT Serif"/>
          <w:sz w:val="20"/>
        </w:rPr>
        <w:tab/>
        <w:t xml:space="preserve">Valentini G, Mizumoto N, Pratt SC, Pavlic TP, Walker SI. 2020 Revealing the structure of information flows discriminates similar animal social behaviors. </w:t>
      </w:r>
      <w:r w:rsidRPr="00374CA1">
        <w:rPr>
          <w:rFonts w:ascii="PT Serif" w:hAnsi="PT Serif"/>
          <w:i/>
          <w:iCs/>
          <w:sz w:val="20"/>
        </w:rPr>
        <w:t>eLife</w:t>
      </w:r>
      <w:r w:rsidRPr="00374CA1">
        <w:rPr>
          <w:rFonts w:ascii="PT Serif" w:hAnsi="PT Serif"/>
          <w:sz w:val="20"/>
        </w:rPr>
        <w:t xml:space="preserve"> </w:t>
      </w:r>
      <w:r w:rsidRPr="00374CA1">
        <w:rPr>
          <w:rFonts w:ascii="PT Serif" w:hAnsi="PT Serif"/>
          <w:b/>
          <w:bCs/>
          <w:sz w:val="20"/>
        </w:rPr>
        <w:t>9</w:t>
      </w:r>
      <w:r w:rsidRPr="00374CA1">
        <w:rPr>
          <w:rFonts w:ascii="PT Serif" w:hAnsi="PT Serif"/>
          <w:sz w:val="20"/>
        </w:rPr>
        <w:t>, e55395. (doi:10.7554/eLife.55395)</w:t>
      </w:r>
    </w:p>
    <w:p w14:paraId="40B49571" w14:textId="77777777" w:rsidR="00374CA1" w:rsidRPr="00374CA1" w:rsidRDefault="00374CA1" w:rsidP="00374CA1">
      <w:pPr>
        <w:pStyle w:val="Bibliography"/>
        <w:rPr>
          <w:rFonts w:ascii="PT Serif" w:hAnsi="PT Serif"/>
          <w:sz w:val="20"/>
        </w:rPr>
      </w:pPr>
      <w:r w:rsidRPr="00374CA1">
        <w:rPr>
          <w:rFonts w:ascii="PT Serif" w:hAnsi="PT Serif"/>
          <w:sz w:val="20"/>
        </w:rPr>
        <w:t>22.</w:t>
      </w:r>
      <w:r w:rsidRPr="00374CA1">
        <w:rPr>
          <w:rFonts w:ascii="PT Serif" w:hAnsi="PT Serif"/>
          <w:sz w:val="20"/>
        </w:rPr>
        <w:tab/>
        <w:t xml:space="preserve">Therneau TM. 2015 coxme: mixed effects Cox models. </w:t>
      </w:r>
    </w:p>
    <w:p w14:paraId="6AD5F520" w14:textId="77777777" w:rsidR="00374CA1" w:rsidRPr="00374CA1" w:rsidRDefault="00374CA1" w:rsidP="00374CA1">
      <w:pPr>
        <w:pStyle w:val="Bibliography"/>
        <w:rPr>
          <w:rFonts w:ascii="PT Serif" w:hAnsi="PT Serif"/>
          <w:sz w:val="20"/>
        </w:rPr>
      </w:pPr>
      <w:r w:rsidRPr="00374CA1">
        <w:rPr>
          <w:rFonts w:ascii="PT Serif" w:hAnsi="PT Serif"/>
          <w:sz w:val="20"/>
        </w:rPr>
        <w:t>23.</w:t>
      </w:r>
      <w:r w:rsidRPr="00374CA1">
        <w:rPr>
          <w:rFonts w:ascii="PT Serif" w:hAnsi="PT Serif"/>
          <w:sz w:val="20"/>
        </w:rPr>
        <w:tab/>
        <w:t xml:space="preserve">Warton DI, Hui FKC. 2011 The arcsine is asinine: The analysis of proportions in ecology. </w:t>
      </w:r>
      <w:r w:rsidRPr="00374CA1">
        <w:rPr>
          <w:rFonts w:ascii="PT Serif" w:hAnsi="PT Serif"/>
          <w:i/>
          <w:iCs/>
          <w:sz w:val="20"/>
        </w:rPr>
        <w:t>Ecology</w:t>
      </w:r>
      <w:r w:rsidRPr="00374CA1">
        <w:rPr>
          <w:rFonts w:ascii="PT Serif" w:hAnsi="PT Serif"/>
          <w:sz w:val="20"/>
        </w:rPr>
        <w:t xml:space="preserve"> </w:t>
      </w:r>
      <w:r w:rsidRPr="00374CA1">
        <w:rPr>
          <w:rFonts w:ascii="PT Serif" w:hAnsi="PT Serif"/>
          <w:b/>
          <w:bCs/>
          <w:sz w:val="20"/>
        </w:rPr>
        <w:t>92</w:t>
      </w:r>
      <w:r w:rsidRPr="00374CA1">
        <w:rPr>
          <w:rFonts w:ascii="PT Serif" w:hAnsi="PT Serif"/>
          <w:sz w:val="20"/>
        </w:rPr>
        <w:t>, 3–10. (doi:10.1890/10-0340.1)</w:t>
      </w:r>
    </w:p>
    <w:p w14:paraId="2D29CE1A" w14:textId="77777777" w:rsidR="00374CA1" w:rsidRPr="00374CA1" w:rsidRDefault="00374CA1" w:rsidP="00374CA1">
      <w:pPr>
        <w:pStyle w:val="Bibliography"/>
        <w:rPr>
          <w:rFonts w:ascii="PT Serif" w:hAnsi="PT Serif"/>
          <w:sz w:val="20"/>
        </w:rPr>
      </w:pPr>
      <w:r w:rsidRPr="00374CA1">
        <w:rPr>
          <w:rFonts w:ascii="PT Serif" w:hAnsi="PT Serif"/>
          <w:sz w:val="20"/>
        </w:rPr>
        <w:t>24.</w:t>
      </w:r>
      <w:r w:rsidRPr="00374CA1">
        <w:rPr>
          <w:rFonts w:ascii="PT Serif" w:hAnsi="PT Serif"/>
          <w:sz w:val="20"/>
        </w:rPr>
        <w:tab/>
        <w:t xml:space="preserve">Bates D, Mächler M, Bolker BM, Walker SC. 2015 Fitting linear mixed-effects models using lme4. </w:t>
      </w:r>
      <w:r w:rsidRPr="00374CA1">
        <w:rPr>
          <w:rFonts w:ascii="PT Serif" w:hAnsi="PT Serif"/>
          <w:i/>
          <w:iCs/>
          <w:sz w:val="20"/>
        </w:rPr>
        <w:t>Journal of Statistical Software</w:t>
      </w:r>
      <w:r w:rsidRPr="00374CA1">
        <w:rPr>
          <w:rFonts w:ascii="PT Serif" w:hAnsi="PT Serif"/>
          <w:sz w:val="20"/>
        </w:rPr>
        <w:t xml:space="preserve"> </w:t>
      </w:r>
      <w:r w:rsidRPr="00374CA1">
        <w:rPr>
          <w:rFonts w:ascii="PT Serif" w:hAnsi="PT Serif"/>
          <w:b/>
          <w:bCs/>
          <w:sz w:val="20"/>
        </w:rPr>
        <w:t>67</w:t>
      </w:r>
      <w:r w:rsidRPr="00374CA1">
        <w:rPr>
          <w:rFonts w:ascii="PT Serif" w:hAnsi="PT Serif"/>
          <w:sz w:val="20"/>
        </w:rPr>
        <w:t>. (doi:10.18637/jss.v067.i01)</w:t>
      </w:r>
    </w:p>
    <w:p w14:paraId="37D4907D" w14:textId="77777777" w:rsidR="00374CA1" w:rsidRPr="00374CA1" w:rsidRDefault="00374CA1" w:rsidP="00374CA1">
      <w:pPr>
        <w:pStyle w:val="Bibliography"/>
        <w:rPr>
          <w:rFonts w:ascii="PT Serif" w:hAnsi="PT Serif"/>
          <w:sz w:val="20"/>
        </w:rPr>
      </w:pPr>
      <w:r w:rsidRPr="00374CA1">
        <w:rPr>
          <w:rFonts w:ascii="PT Serif" w:hAnsi="PT Serif"/>
          <w:sz w:val="20"/>
        </w:rPr>
        <w:t>25.</w:t>
      </w:r>
      <w:r w:rsidRPr="00374CA1">
        <w:rPr>
          <w:rFonts w:ascii="PT Serif" w:hAnsi="PT Serif"/>
          <w:sz w:val="20"/>
        </w:rPr>
        <w:tab/>
        <w:t xml:space="preserve">R Core Team. 2023 R: A language and environment for statistical computing. </w:t>
      </w:r>
    </w:p>
    <w:p w14:paraId="70B7EB77" w14:textId="77777777" w:rsidR="00374CA1" w:rsidRPr="00374CA1" w:rsidRDefault="00374CA1" w:rsidP="00374CA1">
      <w:pPr>
        <w:pStyle w:val="Bibliography"/>
        <w:rPr>
          <w:rFonts w:ascii="PT Serif" w:hAnsi="PT Serif"/>
          <w:sz w:val="20"/>
        </w:rPr>
      </w:pPr>
      <w:r w:rsidRPr="00374CA1">
        <w:rPr>
          <w:rFonts w:ascii="PT Serif" w:hAnsi="PT Serif"/>
          <w:sz w:val="20"/>
        </w:rPr>
        <w:t>26.</w:t>
      </w:r>
      <w:r w:rsidRPr="00374CA1">
        <w:rPr>
          <w:rFonts w:ascii="PT Serif" w:hAnsi="PT Serif"/>
          <w:sz w:val="20"/>
        </w:rPr>
        <w:tab/>
        <w:t xml:space="preserve">Li G, Zou X, Lei C, Huang Q. 2013 Antipredator behavior produced by heterosexual and homosexual tandem running in the termite </w:t>
      </w:r>
      <w:r w:rsidRPr="00374CA1">
        <w:rPr>
          <w:rFonts w:ascii="PT Serif" w:hAnsi="PT Serif"/>
          <w:i/>
          <w:iCs/>
          <w:sz w:val="20"/>
        </w:rPr>
        <w:t>Reticulitermes chinensis</w:t>
      </w:r>
      <w:r w:rsidRPr="00374CA1">
        <w:rPr>
          <w:rFonts w:ascii="PT Serif" w:hAnsi="PT Serif"/>
          <w:sz w:val="20"/>
        </w:rPr>
        <w:t xml:space="preserve"> (Isoptera: Rhinotermitidae). </w:t>
      </w:r>
      <w:r w:rsidRPr="00374CA1">
        <w:rPr>
          <w:rFonts w:ascii="PT Serif" w:hAnsi="PT Serif"/>
          <w:i/>
          <w:iCs/>
          <w:sz w:val="20"/>
        </w:rPr>
        <w:t>Sociobiology</w:t>
      </w:r>
      <w:r w:rsidRPr="00374CA1">
        <w:rPr>
          <w:rFonts w:ascii="PT Serif" w:hAnsi="PT Serif"/>
          <w:sz w:val="20"/>
        </w:rPr>
        <w:t xml:space="preserve"> </w:t>
      </w:r>
      <w:r w:rsidRPr="00374CA1">
        <w:rPr>
          <w:rFonts w:ascii="PT Serif" w:hAnsi="PT Serif"/>
          <w:b/>
          <w:bCs/>
          <w:sz w:val="20"/>
        </w:rPr>
        <w:t>60</w:t>
      </w:r>
      <w:r w:rsidRPr="00374CA1">
        <w:rPr>
          <w:rFonts w:ascii="PT Serif" w:hAnsi="PT Serif"/>
          <w:sz w:val="20"/>
        </w:rPr>
        <w:t>, 198–203. (doi:DOI: 10.13102/sociobiology.v60i2.198-203)</w:t>
      </w:r>
    </w:p>
    <w:p w14:paraId="5AD12F30" w14:textId="77777777" w:rsidR="00374CA1" w:rsidRPr="00374CA1" w:rsidRDefault="00374CA1" w:rsidP="00374CA1">
      <w:pPr>
        <w:pStyle w:val="Bibliography"/>
        <w:rPr>
          <w:rFonts w:ascii="PT Serif" w:hAnsi="PT Serif"/>
          <w:sz w:val="20"/>
        </w:rPr>
      </w:pPr>
      <w:r w:rsidRPr="00374CA1">
        <w:rPr>
          <w:rFonts w:ascii="PT Serif" w:hAnsi="PT Serif"/>
          <w:sz w:val="20"/>
        </w:rPr>
        <w:t>27.</w:t>
      </w:r>
      <w:r w:rsidRPr="00374CA1">
        <w:rPr>
          <w:rFonts w:ascii="PT Serif" w:hAnsi="PT Serif"/>
          <w:sz w:val="20"/>
        </w:rPr>
        <w:tab/>
        <w:t xml:space="preserve">Wu J, Wang J, Wang Y, Hassan A. 2023 Same-sex Pairs Retain Their Reproductive Capacity as a Potential Opportunity for Individual Reproductive Success in Termites. </w:t>
      </w:r>
      <w:r w:rsidRPr="00374CA1">
        <w:rPr>
          <w:rFonts w:ascii="PT Serif" w:hAnsi="PT Serif"/>
          <w:i/>
          <w:iCs/>
          <w:sz w:val="20"/>
        </w:rPr>
        <w:t>Journal of Insect Science</w:t>
      </w:r>
      <w:r w:rsidRPr="00374CA1">
        <w:rPr>
          <w:rFonts w:ascii="PT Serif" w:hAnsi="PT Serif"/>
          <w:sz w:val="20"/>
        </w:rPr>
        <w:t xml:space="preserve"> </w:t>
      </w:r>
      <w:r w:rsidRPr="00374CA1">
        <w:rPr>
          <w:rFonts w:ascii="PT Serif" w:hAnsi="PT Serif"/>
          <w:b/>
          <w:bCs/>
          <w:sz w:val="20"/>
        </w:rPr>
        <w:t>23</w:t>
      </w:r>
      <w:r w:rsidRPr="00374CA1">
        <w:rPr>
          <w:rFonts w:ascii="PT Serif" w:hAnsi="PT Serif"/>
          <w:sz w:val="20"/>
        </w:rPr>
        <w:t>, 9. (doi:10.1093/jisesa/ieac073)</w:t>
      </w:r>
    </w:p>
    <w:p w14:paraId="260C2120" w14:textId="77777777" w:rsidR="00374CA1" w:rsidRPr="00374CA1" w:rsidRDefault="00374CA1" w:rsidP="00374CA1">
      <w:pPr>
        <w:pStyle w:val="Bibliography"/>
        <w:rPr>
          <w:rFonts w:ascii="PT Serif" w:hAnsi="PT Serif"/>
          <w:sz w:val="20"/>
        </w:rPr>
      </w:pPr>
      <w:r w:rsidRPr="00374CA1">
        <w:rPr>
          <w:rFonts w:ascii="PT Serif" w:hAnsi="PT Serif"/>
          <w:sz w:val="20"/>
        </w:rPr>
        <w:t>28.</w:t>
      </w:r>
      <w:r w:rsidRPr="00374CA1">
        <w:rPr>
          <w:rFonts w:ascii="PT Serif" w:hAnsi="PT Serif"/>
          <w:sz w:val="20"/>
        </w:rPr>
        <w:tab/>
        <w:t xml:space="preserve">Matsuura K, Fujimoto M, Goka K. 2004 Sexual and asexual colony foundation and the mechanism of facultative parthenogenesis in the termite </w:t>
      </w:r>
      <w:r w:rsidRPr="00374CA1">
        <w:rPr>
          <w:rFonts w:ascii="PT Serif" w:hAnsi="PT Serif"/>
          <w:i/>
          <w:iCs/>
          <w:sz w:val="20"/>
        </w:rPr>
        <w:t>Reticulitermes speratus</w:t>
      </w:r>
      <w:r w:rsidRPr="00374CA1">
        <w:rPr>
          <w:rFonts w:ascii="PT Serif" w:hAnsi="PT Serif"/>
          <w:sz w:val="20"/>
        </w:rPr>
        <w:t xml:space="preserve"> (Isoptera, Rhinotermitidae). </w:t>
      </w:r>
      <w:r w:rsidRPr="00374CA1">
        <w:rPr>
          <w:rFonts w:ascii="PT Serif" w:hAnsi="PT Serif"/>
          <w:i/>
          <w:iCs/>
          <w:sz w:val="20"/>
        </w:rPr>
        <w:t>Insectes Sociaux</w:t>
      </w:r>
      <w:r w:rsidRPr="00374CA1">
        <w:rPr>
          <w:rFonts w:ascii="PT Serif" w:hAnsi="PT Serif"/>
          <w:sz w:val="20"/>
        </w:rPr>
        <w:t xml:space="preserve"> </w:t>
      </w:r>
      <w:r w:rsidRPr="00374CA1">
        <w:rPr>
          <w:rFonts w:ascii="PT Serif" w:hAnsi="PT Serif"/>
          <w:b/>
          <w:bCs/>
          <w:sz w:val="20"/>
        </w:rPr>
        <w:t>51</w:t>
      </w:r>
      <w:r w:rsidRPr="00374CA1">
        <w:rPr>
          <w:rFonts w:ascii="PT Serif" w:hAnsi="PT Serif"/>
          <w:sz w:val="20"/>
        </w:rPr>
        <w:t>, 325–332. (doi:10.1007/s00040-004-0746-0)</w:t>
      </w:r>
    </w:p>
    <w:p w14:paraId="3A5F968D" w14:textId="77777777" w:rsidR="00374CA1" w:rsidRPr="00374CA1" w:rsidRDefault="00374CA1" w:rsidP="00374CA1">
      <w:pPr>
        <w:pStyle w:val="Bibliography"/>
        <w:rPr>
          <w:rFonts w:ascii="PT Serif" w:hAnsi="PT Serif"/>
          <w:sz w:val="20"/>
        </w:rPr>
      </w:pPr>
      <w:r w:rsidRPr="00374CA1">
        <w:rPr>
          <w:rFonts w:ascii="PT Serif" w:hAnsi="PT Serif"/>
          <w:sz w:val="20"/>
        </w:rPr>
        <w:t>29.</w:t>
      </w:r>
      <w:r w:rsidRPr="00374CA1">
        <w:rPr>
          <w:rFonts w:ascii="PT Serif" w:hAnsi="PT Serif"/>
          <w:sz w:val="20"/>
        </w:rPr>
        <w:tab/>
        <w:t xml:space="preserve">Lerch BA, Servedio MR. 2023 Indiscriminate Mating and the Coevolution of Sex Discrimination and Sexual Signals. </w:t>
      </w:r>
      <w:r w:rsidRPr="00374CA1">
        <w:rPr>
          <w:rFonts w:ascii="PT Serif" w:hAnsi="PT Serif"/>
          <w:i/>
          <w:iCs/>
          <w:sz w:val="20"/>
        </w:rPr>
        <w:t>The American Naturalist</w:t>
      </w:r>
      <w:r w:rsidRPr="00374CA1">
        <w:rPr>
          <w:rFonts w:ascii="PT Serif" w:hAnsi="PT Serif"/>
          <w:sz w:val="20"/>
        </w:rPr>
        <w:t xml:space="preserve"> </w:t>
      </w:r>
      <w:r w:rsidRPr="00374CA1">
        <w:rPr>
          <w:rFonts w:ascii="PT Serif" w:hAnsi="PT Serif"/>
          <w:b/>
          <w:bCs/>
          <w:sz w:val="20"/>
        </w:rPr>
        <w:t>201</w:t>
      </w:r>
      <w:r w:rsidRPr="00374CA1">
        <w:rPr>
          <w:rFonts w:ascii="PT Serif" w:hAnsi="PT Serif"/>
          <w:sz w:val="20"/>
        </w:rPr>
        <w:t>, E56–E69. (doi:10.1086/723213)</w:t>
      </w:r>
    </w:p>
    <w:p w14:paraId="001F7578" w14:textId="77777777" w:rsidR="00374CA1" w:rsidRPr="00374CA1" w:rsidRDefault="00374CA1" w:rsidP="00374CA1">
      <w:pPr>
        <w:pStyle w:val="Bibliography"/>
        <w:rPr>
          <w:rFonts w:ascii="PT Serif" w:hAnsi="PT Serif"/>
          <w:sz w:val="20"/>
        </w:rPr>
      </w:pPr>
      <w:r w:rsidRPr="00374CA1">
        <w:rPr>
          <w:rFonts w:ascii="PT Serif" w:hAnsi="PT Serif"/>
          <w:sz w:val="20"/>
        </w:rPr>
        <w:t>30.</w:t>
      </w:r>
      <w:r w:rsidRPr="00374CA1">
        <w:rPr>
          <w:rFonts w:ascii="PT Serif" w:hAnsi="PT Serif"/>
          <w:sz w:val="20"/>
        </w:rPr>
        <w:tab/>
        <w:t xml:space="preserve">Richardson J, Zuk M. 2023 Rethinking same-sex sexual behaviour: male field crickets have broad mating filters. </w:t>
      </w:r>
      <w:r w:rsidRPr="00374CA1">
        <w:rPr>
          <w:rFonts w:ascii="PT Serif" w:hAnsi="PT Serif"/>
          <w:i/>
          <w:iCs/>
          <w:sz w:val="20"/>
        </w:rPr>
        <w:t>Proc. R. Soc. B.</w:t>
      </w:r>
      <w:r w:rsidRPr="00374CA1">
        <w:rPr>
          <w:rFonts w:ascii="PT Serif" w:hAnsi="PT Serif"/>
          <w:sz w:val="20"/>
        </w:rPr>
        <w:t xml:space="preserve"> </w:t>
      </w:r>
      <w:r w:rsidRPr="00374CA1">
        <w:rPr>
          <w:rFonts w:ascii="PT Serif" w:hAnsi="PT Serif"/>
          <w:b/>
          <w:bCs/>
          <w:sz w:val="20"/>
        </w:rPr>
        <w:t>290</w:t>
      </w:r>
      <w:r w:rsidRPr="00374CA1">
        <w:rPr>
          <w:rFonts w:ascii="PT Serif" w:hAnsi="PT Serif"/>
          <w:sz w:val="20"/>
        </w:rPr>
        <w:t>, 20230002. (doi:10.1098/rspb.2023.0002)</w:t>
      </w:r>
    </w:p>
    <w:p w14:paraId="51EA32B1" w14:textId="77777777" w:rsidR="00374CA1" w:rsidRPr="00374CA1" w:rsidRDefault="00374CA1" w:rsidP="00374CA1">
      <w:pPr>
        <w:pStyle w:val="Bibliography"/>
        <w:rPr>
          <w:rFonts w:ascii="PT Serif" w:hAnsi="PT Serif"/>
          <w:sz w:val="20"/>
        </w:rPr>
      </w:pPr>
      <w:r w:rsidRPr="00374CA1">
        <w:rPr>
          <w:rFonts w:ascii="PT Serif" w:hAnsi="PT Serif"/>
          <w:sz w:val="20"/>
        </w:rPr>
        <w:t>31.</w:t>
      </w:r>
      <w:r w:rsidRPr="00374CA1">
        <w:rPr>
          <w:rFonts w:ascii="PT Serif" w:hAnsi="PT Serif"/>
          <w:sz w:val="20"/>
        </w:rPr>
        <w:tab/>
        <w:t xml:space="preserve">Engel KC, Männer L, Ayasse M, Steiger S. 2015 Acceptance threshold theory can explain occurrence of homosexual behaviour. </w:t>
      </w:r>
      <w:r w:rsidRPr="00374CA1">
        <w:rPr>
          <w:rFonts w:ascii="PT Serif" w:hAnsi="PT Serif"/>
          <w:i/>
          <w:iCs/>
          <w:sz w:val="20"/>
        </w:rPr>
        <w:t>Biology letters</w:t>
      </w:r>
      <w:r w:rsidRPr="00374CA1">
        <w:rPr>
          <w:rFonts w:ascii="PT Serif" w:hAnsi="PT Serif"/>
          <w:sz w:val="20"/>
        </w:rPr>
        <w:t xml:space="preserve"> </w:t>
      </w:r>
      <w:r w:rsidRPr="00374CA1">
        <w:rPr>
          <w:rFonts w:ascii="PT Serif" w:hAnsi="PT Serif"/>
          <w:b/>
          <w:bCs/>
          <w:sz w:val="20"/>
        </w:rPr>
        <w:t>11</w:t>
      </w:r>
      <w:r w:rsidRPr="00374CA1">
        <w:rPr>
          <w:rFonts w:ascii="PT Serif" w:hAnsi="PT Serif"/>
          <w:sz w:val="20"/>
        </w:rPr>
        <w:t>, 20140603. (doi:10.1098/rsbl.2014.0603)</w:t>
      </w:r>
    </w:p>
    <w:p w14:paraId="20A78FB0" w14:textId="77777777" w:rsidR="00374CA1" w:rsidRPr="00374CA1" w:rsidRDefault="00374CA1" w:rsidP="00374CA1">
      <w:pPr>
        <w:pStyle w:val="Bibliography"/>
        <w:rPr>
          <w:rFonts w:ascii="PT Serif" w:hAnsi="PT Serif"/>
          <w:sz w:val="20"/>
        </w:rPr>
      </w:pPr>
      <w:r w:rsidRPr="00374CA1">
        <w:rPr>
          <w:rFonts w:ascii="PT Serif" w:hAnsi="PT Serif"/>
          <w:sz w:val="20"/>
        </w:rPr>
        <w:t>32.</w:t>
      </w:r>
      <w:r w:rsidRPr="00374CA1">
        <w:rPr>
          <w:rFonts w:ascii="PT Serif" w:hAnsi="PT Serif"/>
          <w:sz w:val="20"/>
        </w:rPr>
        <w:tab/>
        <w:t xml:space="preserve">Han CS, Brooks RC. 2015 Same-sex sexual behaviour as a by-product of reproductive strategy under male–male scramble competition. </w:t>
      </w:r>
      <w:r w:rsidRPr="00374CA1">
        <w:rPr>
          <w:rFonts w:ascii="PT Serif" w:hAnsi="PT Serif"/>
          <w:i/>
          <w:iCs/>
          <w:sz w:val="20"/>
        </w:rPr>
        <w:t>Animal Behaviour</w:t>
      </w:r>
      <w:r w:rsidRPr="00374CA1">
        <w:rPr>
          <w:rFonts w:ascii="PT Serif" w:hAnsi="PT Serif"/>
          <w:sz w:val="20"/>
        </w:rPr>
        <w:t xml:space="preserve"> </w:t>
      </w:r>
      <w:r w:rsidRPr="00374CA1">
        <w:rPr>
          <w:rFonts w:ascii="PT Serif" w:hAnsi="PT Serif"/>
          <w:b/>
          <w:bCs/>
          <w:sz w:val="20"/>
        </w:rPr>
        <w:t>108</w:t>
      </w:r>
      <w:r w:rsidRPr="00374CA1">
        <w:rPr>
          <w:rFonts w:ascii="PT Serif" w:hAnsi="PT Serif"/>
          <w:sz w:val="20"/>
        </w:rPr>
        <w:t>, 193–197. (doi:10.1016/j.anbehav.2015.07.035)</w:t>
      </w:r>
    </w:p>
    <w:p w14:paraId="57401D91" w14:textId="77777777" w:rsidR="00374CA1" w:rsidRPr="00374CA1" w:rsidRDefault="00374CA1" w:rsidP="00374CA1">
      <w:pPr>
        <w:pStyle w:val="Bibliography"/>
        <w:rPr>
          <w:rFonts w:ascii="PT Serif" w:hAnsi="PT Serif"/>
          <w:sz w:val="20"/>
        </w:rPr>
      </w:pPr>
      <w:r w:rsidRPr="00374CA1">
        <w:rPr>
          <w:rFonts w:ascii="PT Serif" w:hAnsi="PT Serif"/>
          <w:sz w:val="20"/>
        </w:rPr>
        <w:t>33.</w:t>
      </w:r>
      <w:r w:rsidRPr="00374CA1">
        <w:rPr>
          <w:rFonts w:ascii="PT Serif" w:hAnsi="PT Serif"/>
          <w:sz w:val="20"/>
        </w:rPr>
        <w:tab/>
        <w:t xml:space="preserve">Chouvenc T, Scheffrahn RH, Mullins AJ, Su N-Y. 2017 Flight phenology of two </w:t>
      </w:r>
      <w:r w:rsidRPr="00374CA1">
        <w:rPr>
          <w:rFonts w:ascii="PT Serif" w:hAnsi="PT Serif"/>
          <w:i/>
          <w:iCs/>
          <w:sz w:val="20"/>
        </w:rPr>
        <w:t>Coptotermes</w:t>
      </w:r>
      <w:r w:rsidRPr="00374CA1">
        <w:rPr>
          <w:rFonts w:ascii="PT Serif" w:hAnsi="PT Serif"/>
          <w:sz w:val="20"/>
        </w:rPr>
        <w:t xml:space="preserve"> species (Isoptera: Rhinotermitidae) in southeastern Florida. </w:t>
      </w:r>
      <w:r w:rsidRPr="00374CA1">
        <w:rPr>
          <w:rFonts w:ascii="PT Serif" w:hAnsi="PT Serif"/>
          <w:i/>
          <w:iCs/>
          <w:sz w:val="20"/>
        </w:rPr>
        <w:t>Journal of Economic Entomology</w:t>
      </w:r>
      <w:r w:rsidRPr="00374CA1">
        <w:rPr>
          <w:rFonts w:ascii="PT Serif" w:hAnsi="PT Serif"/>
          <w:sz w:val="20"/>
        </w:rPr>
        <w:t xml:space="preserve"> </w:t>
      </w:r>
      <w:r w:rsidRPr="00374CA1">
        <w:rPr>
          <w:rFonts w:ascii="PT Serif" w:hAnsi="PT Serif"/>
          <w:b/>
          <w:bCs/>
          <w:sz w:val="20"/>
        </w:rPr>
        <w:t>56</w:t>
      </w:r>
      <w:r w:rsidRPr="00374CA1">
        <w:rPr>
          <w:rFonts w:ascii="PT Serif" w:hAnsi="PT Serif"/>
          <w:sz w:val="20"/>
        </w:rPr>
        <w:t>, 291–312. (doi:10.1093/jee/tox136)</w:t>
      </w:r>
    </w:p>
    <w:p w14:paraId="3E3EB6E9" w14:textId="4BEAFA53" w:rsidR="00500E55" w:rsidRPr="00500E55" w:rsidRDefault="003E69B7" w:rsidP="001F533A">
      <w:pPr>
        <w:snapToGrid w:val="0"/>
        <w:spacing w:after="0" w:line="240" w:lineRule="auto"/>
        <w:jc w:val="both"/>
        <w:rPr>
          <w:rFonts w:ascii="PT Serif" w:hAnsi="PT Serif"/>
          <w:b/>
          <w:bCs/>
          <w:sz w:val="20"/>
          <w:szCs w:val="20"/>
        </w:rPr>
      </w:pPr>
      <w:r w:rsidRPr="00500E55">
        <w:rPr>
          <w:rFonts w:ascii="PT Serif" w:hAnsi="PT Serif"/>
          <w:b/>
          <w:bCs/>
          <w:sz w:val="20"/>
          <w:szCs w:val="20"/>
        </w:rPr>
        <w:fldChar w:fldCharType="end"/>
      </w:r>
    </w:p>
    <w:p w14:paraId="380834AD" w14:textId="77777777" w:rsidR="00500E55" w:rsidRPr="00500E55" w:rsidRDefault="00500E55">
      <w:pPr>
        <w:rPr>
          <w:rFonts w:ascii="PT Serif" w:hAnsi="PT Serif"/>
          <w:b/>
          <w:bCs/>
          <w:sz w:val="20"/>
          <w:szCs w:val="20"/>
        </w:rPr>
      </w:pPr>
      <w:r w:rsidRPr="00500E55">
        <w:rPr>
          <w:rFonts w:ascii="PT Serif" w:hAnsi="PT Serif"/>
          <w:b/>
          <w:bCs/>
          <w:sz w:val="20"/>
          <w:szCs w:val="20"/>
        </w:rPr>
        <w:br w:type="page"/>
      </w:r>
    </w:p>
    <w:p w14:paraId="758CEA9B" w14:textId="77777777" w:rsidR="00500E55" w:rsidRPr="00500E55" w:rsidRDefault="00500E55" w:rsidP="00500E55">
      <w:pPr>
        <w:snapToGrid w:val="0"/>
        <w:spacing w:after="0" w:line="240" w:lineRule="auto"/>
        <w:rPr>
          <w:rFonts w:ascii="PT Serif" w:eastAsia="PT Serif" w:hAnsi="PT Serif" w:cs="PT Serif"/>
        </w:rPr>
      </w:pPr>
      <w:r w:rsidRPr="00500E55">
        <w:rPr>
          <w:rFonts w:ascii="PT Serif" w:eastAsia="PT Serif" w:hAnsi="PT Serif" w:cs="PT Serif"/>
        </w:rPr>
        <w:lastRenderedPageBreak/>
        <w:t>Supplementary material for</w:t>
      </w:r>
    </w:p>
    <w:p w14:paraId="1F7A0CE1" w14:textId="77777777" w:rsidR="00500E55" w:rsidRPr="00500E55" w:rsidRDefault="00500E55" w:rsidP="00500E55">
      <w:pPr>
        <w:snapToGrid w:val="0"/>
        <w:spacing w:after="0" w:line="240" w:lineRule="auto"/>
        <w:jc w:val="both"/>
        <w:rPr>
          <w:rFonts w:ascii="PT Serif" w:hAnsi="PT Serif"/>
          <w:b/>
          <w:bCs/>
        </w:rPr>
      </w:pPr>
      <w:r w:rsidRPr="00500E55">
        <w:rPr>
          <w:rFonts w:ascii="PT Serif" w:hAnsi="PT Serif"/>
          <w:b/>
          <w:bCs/>
        </w:rPr>
        <w:t xml:space="preserve">The strength of sexual signals predicts same-sex paring in </w:t>
      </w:r>
      <w:proofErr w:type="gramStart"/>
      <w:r w:rsidRPr="00500E55">
        <w:rPr>
          <w:rFonts w:ascii="PT Serif" w:hAnsi="PT Serif"/>
          <w:b/>
          <w:bCs/>
        </w:rPr>
        <w:t>termites</w:t>
      </w:r>
      <w:proofErr w:type="gramEnd"/>
    </w:p>
    <w:p w14:paraId="284CC4AB" w14:textId="77777777" w:rsidR="00500E55" w:rsidRPr="00500E55" w:rsidRDefault="00500E55" w:rsidP="00500E55">
      <w:pPr>
        <w:snapToGrid w:val="0"/>
        <w:spacing w:after="0" w:line="240" w:lineRule="auto"/>
        <w:jc w:val="both"/>
        <w:rPr>
          <w:rFonts w:ascii="PT Serif" w:hAnsi="PT Serif"/>
          <w:b/>
          <w:bCs/>
        </w:rPr>
      </w:pPr>
    </w:p>
    <w:p w14:paraId="24219F0D" w14:textId="4DFA2E08" w:rsidR="00500E55" w:rsidRPr="00500E55" w:rsidRDefault="00500E55" w:rsidP="00500E55">
      <w:pPr>
        <w:snapToGrid w:val="0"/>
        <w:spacing w:after="0" w:line="240" w:lineRule="auto"/>
        <w:jc w:val="both"/>
        <w:rPr>
          <w:rFonts w:ascii="PT Serif" w:hAnsi="PT Serif"/>
          <w:sz w:val="20"/>
          <w:szCs w:val="20"/>
          <w:vertAlign w:val="superscript"/>
        </w:rPr>
      </w:pPr>
      <w:r w:rsidRPr="00500E55">
        <w:rPr>
          <w:rFonts w:ascii="PT Serif" w:hAnsi="PT Serif"/>
          <w:b/>
          <w:bCs/>
          <w:sz w:val="20"/>
          <w:szCs w:val="20"/>
        </w:rPr>
        <w:t xml:space="preserve">Nobuaki Mizumoto, Sang-Bin Lee, Thomas </w:t>
      </w:r>
      <w:proofErr w:type="spellStart"/>
      <w:r w:rsidRPr="00500E55">
        <w:rPr>
          <w:rFonts w:ascii="PT Serif" w:hAnsi="PT Serif"/>
          <w:b/>
          <w:bCs/>
          <w:sz w:val="20"/>
          <w:szCs w:val="20"/>
        </w:rPr>
        <w:t>Chouvenc</w:t>
      </w:r>
      <w:proofErr w:type="spellEnd"/>
    </w:p>
    <w:p w14:paraId="321C0B5E" w14:textId="34EA4B53" w:rsidR="00500E55" w:rsidRDefault="00500E55" w:rsidP="00500E55">
      <w:pPr>
        <w:snapToGrid w:val="0"/>
        <w:spacing w:after="0" w:line="240" w:lineRule="auto"/>
        <w:jc w:val="both"/>
        <w:rPr>
          <w:rFonts w:ascii="PT Serif" w:hAnsi="PT Serif"/>
          <w:sz w:val="20"/>
          <w:szCs w:val="20"/>
        </w:rPr>
      </w:pPr>
      <w:r w:rsidRPr="00500E55">
        <w:rPr>
          <w:rFonts w:ascii="PT Serif" w:eastAsia="PT Serif" w:hAnsi="PT Serif" w:cs="PT Serif"/>
          <w:sz w:val="20"/>
          <w:szCs w:val="20"/>
        </w:rPr>
        <w:t xml:space="preserve">*. Author correspondence: </w:t>
      </w:r>
      <w:hyperlink r:id="rId18" w:history="1">
        <w:r w:rsidRPr="00F73E95">
          <w:rPr>
            <w:rStyle w:val="Hyperlink"/>
            <w:rFonts w:ascii="PT Serif" w:hAnsi="PT Serif"/>
            <w:sz w:val="20"/>
            <w:szCs w:val="20"/>
          </w:rPr>
          <w:t>nzm0095@auburn.edu</w:t>
        </w:r>
      </w:hyperlink>
    </w:p>
    <w:p w14:paraId="78ECD2BD" w14:textId="77777777" w:rsidR="00500E55" w:rsidRPr="00500E55" w:rsidRDefault="00500E55" w:rsidP="00500E55">
      <w:pPr>
        <w:snapToGrid w:val="0"/>
        <w:spacing w:after="0" w:line="240" w:lineRule="auto"/>
        <w:jc w:val="both"/>
        <w:rPr>
          <w:rFonts w:ascii="PT Serif" w:eastAsia="PT Serif" w:hAnsi="PT Serif" w:cs="PT Serif"/>
          <w:sz w:val="20"/>
          <w:szCs w:val="20"/>
        </w:rPr>
      </w:pPr>
    </w:p>
    <w:p w14:paraId="305D8257" w14:textId="756A66EE" w:rsidR="00500E55" w:rsidRPr="00500E55" w:rsidRDefault="00500E55" w:rsidP="00500E55">
      <w:pPr>
        <w:snapToGrid w:val="0"/>
        <w:spacing w:after="0" w:line="240" w:lineRule="auto"/>
        <w:rPr>
          <w:rFonts w:ascii="PT Serif" w:eastAsia="PT Serif" w:hAnsi="PT Serif" w:cs="PT Serif"/>
          <w:sz w:val="20"/>
          <w:szCs w:val="20"/>
        </w:rPr>
      </w:pPr>
      <w:r w:rsidRPr="00500E55">
        <w:rPr>
          <w:rFonts w:ascii="PT Serif" w:eastAsia="PT Serif" w:hAnsi="PT Serif" w:cs="PT Serif"/>
          <w:sz w:val="20"/>
          <w:szCs w:val="20"/>
        </w:rPr>
        <w:t>This file includes</w:t>
      </w:r>
      <w:r>
        <w:rPr>
          <w:rFonts w:ascii="PT Serif" w:eastAsia="PT Serif" w:hAnsi="PT Serif" w:cs="PT Serif"/>
          <w:sz w:val="20"/>
          <w:szCs w:val="20"/>
        </w:rPr>
        <w:t>:</w:t>
      </w:r>
    </w:p>
    <w:p w14:paraId="58236677" w14:textId="47780E95" w:rsidR="0098318A" w:rsidRDefault="0098318A" w:rsidP="00500E55">
      <w:pPr>
        <w:snapToGrid w:val="0"/>
        <w:spacing w:after="0" w:line="240" w:lineRule="auto"/>
        <w:jc w:val="both"/>
        <w:rPr>
          <w:rFonts w:ascii="PT Serif" w:hAnsi="PT Serif"/>
          <w:sz w:val="20"/>
          <w:szCs w:val="20"/>
        </w:rPr>
      </w:pPr>
      <w:r>
        <w:rPr>
          <w:rFonts w:ascii="PT Serif" w:hAnsi="PT Serif"/>
          <w:sz w:val="20"/>
          <w:szCs w:val="20"/>
        </w:rPr>
        <w:t>Text S1</w:t>
      </w:r>
    </w:p>
    <w:p w14:paraId="42B4FD5F" w14:textId="787FC131" w:rsidR="00641F90" w:rsidRDefault="001F533A" w:rsidP="00500E55">
      <w:pPr>
        <w:snapToGrid w:val="0"/>
        <w:spacing w:after="0" w:line="240" w:lineRule="auto"/>
        <w:jc w:val="both"/>
        <w:rPr>
          <w:rFonts w:ascii="PT Serif" w:hAnsi="PT Serif"/>
          <w:sz w:val="20"/>
          <w:szCs w:val="20"/>
        </w:rPr>
      </w:pPr>
      <w:r w:rsidRPr="001F533A">
        <w:rPr>
          <w:rFonts w:ascii="PT Serif" w:hAnsi="PT Serif"/>
          <w:sz w:val="20"/>
          <w:szCs w:val="20"/>
        </w:rPr>
        <w:t>Figure S1</w:t>
      </w:r>
      <w:r w:rsidR="0098318A">
        <w:rPr>
          <w:rFonts w:ascii="PT Serif" w:hAnsi="PT Serif"/>
          <w:sz w:val="20"/>
          <w:szCs w:val="20"/>
        </w:rPr>
        <w:t>-2</w:t>
      </w:r>
    </w:p>
    <w:p w14:paraId="4D5B139D" w14:textId="78D13734" w:rsidR="0098318A" w:rsidRDefault="0098318A" w:rsidP="00500E55">
      <w:pPr>
        <w:snapToGrid w:val="0"/>
        <w:spacing w:after="0" w:line="240" w:lineRule="auto"/>
        <w:jc w:val="both"/>
        <w:rPr>
          <w:rFonts w:ascii="PT Serif" w:hAnsi="PT Serif"/>
          <w:sz w:val="20"/>
          <w:szCs w:val="20"/>
        </w:rPr>
      </w:pPr>
      <w:r>
        <w:rPr>
          <w:rFonts w:ascii="PT Serif" w:hAnsi="PT Serif"/>
          <w:sz w:val="20"/>
          <w:szCs w:val="20"/>
        </w:rPr>
        <w:t>Table S1</w:t>
      </w:r>
    </w:p>
    <w:p w14:paraId="0C2464EE" w14:textId="77777777" w:rsidR="00A56B3D" w:rsidRDefault="00A56B3D" w:rsidP="00500E55">
      <w:pPr>
        <w:snapToGrid w:val="0"/>
        <w:spacing w:after="0" w:line="240" w:lineRule="auto"/>
        <w:jc w:val="both"/>
        <w:rPr>
          <w:rFonts w:ascii="PT Serif" w:hAnsi="PT Serif"/>
          <w:sz w:val="20"/>
          <w:szCs w:val="20"/>
        </w:rPr>
      </w:pPr>
    </w:p>
    <w:p w14:paraId="378D1DCE" w14:textId="3DC6DE30" w:rsidR="00A56B3D" w:rsidRDefault="00A56B3D">
      <w:pPr>
        <w:rPr>
          <w:rFonts w:ascii="PT Serif" w:hAnsi="PT Serif"/>
          <w:sz w:val="20"/>
          <w:szCs w:val="20"/>
        </w:rPr>
      </w:pPr>
      <w:r>
        <w:rPr>
          <w:rFonts w:ascii="PT Serif" w:hAnsi="PT Serif"/>
          <w:sz w:val="20"/>
          <w:szCs w:val="20"/>
        </w:rPr>
        <w:br w:type="page"/>
      </w:r>
    </w:p>
    <w:p w14:paraId="7BF45AF6" w14:textId="77777777" w:rsidR="00652E66" w:rsidRPr="00652E66" w:rsidRDefault="00652E66" w:rsidP="00652E66">
      <w:pPr>
        <w:snapToGrid w:val="0"/>
        <w:spacing w:after="0" w:line="240" w:lineRule="auto"/>
        <w:jc w:val="both"/>
        <w:rPr>
          <w:rFonts w:ascii="PT Serif" w:hAnsi="PT Serif"/>
          <w:b/>
          <w:bCs/>
          <w:sz w:val="20"/>
          <w:szCs w:val="20"/>
        </w:rPr>
      </w:pPr>
      <w:r w:rsidRPr="00652E66">
        <w:rPr>
          <w:rFonts w:ascii="PT Serif" w:hAnsi="PT Serif"/>
          <w:b/>
          <w:bCs/>
          <w:sz w:val="20"/>
          <w:szCs w:val="20"/>
        </w:rPr>
        <w:lastRenderedPageBreak/>
        <w:t>Supporting Information Text</w:t>
      </w:r>
    </w:p>
    <w:p w14:paraId="68528228" w14:textId="77777777" w:rsidR="00652E66" w:rsidRPr="00652E66" w:rsidRDefault="00652E66" w:rsidP="00652E66">
      <w:pPr>
        <w:snapToGrid w:val="0"/>
        <w:spacing w:after="0" w:line="240" w:lineRule="auto"/>
        <w:jc w:val="both"/>
        <w:rPr>
          <w:rFonts w:ascii="PT Serif" w:hAnsi="PT Serif"/>
          <w:b/>
          <w:bCs/>
          <w:sz w:val="20"/>
          <w:szCs w:val="20"/>
        </w:rPr>
      </w:pPr>
    </w:p>
    <w:p w14:paraId="40581CDC" w14:textId="683550F8" w:rsidR="00652E66" w:rsidRPr="00652E66" w:rsidRDefault="00652E66" w:rsidP="00652E66">
      <w:pPr>
        <w:snapToGrid w:val="0"/>
        <w:spacing w:after="0" w:line="240" w:lineRule="auto"/>
        <w:jc w:val="both"/>
        <w:rPr>
          <w:rFonts w:ascii="PT Serif" w:hAnsi="PT Serif"/>
          <w:b/>
          <w:bCs/>
          <w:sz w:val="20"/>
          <w:szCs w:val="20"/>
        </w:rPr>
      </w:pPr>
      <w:r w:rsidRPr="00652E66">
        <w:rPr>
          <w:rFonts w:ascii="PT Serif" w:hAnsi="PT Serif"/>
          <w:b/>
          <w:bCs/>
          <w:sz w:val="20"/>
          <w:szCs w:val="20"/>
        </w:rPr>
        <w:t xml:space="preserve">Text S1. </w:t>
      </w:r>
      <w:r>
        <w:rPr>
          <w:rFonts w:ascii="PT Serif" w:hAnsi="PT Serif"/>
          <w:b/>
          <w:bCs/>
          <w:sz w:val="20"/>
          <w:szCs w:val="20"/>
        </w:rPr>
        <w:t>Comparison of heterosexual tandems across experimental years.</w:t>
      </w:r>
    </w:p>
    <w:p w14:paraId="7C1BB129" w14:textId="32C8C3E1" w:rsidR="00652E66" w:rsidRDefault="00652E66" w:rsidP="00652E66">
      <w:pPr>
        <w:snapToGrid w:val="0"/>
        <w:spacing w:after="0" w:line="240" w:lineRule="auto"/>
        <w:jc w:val="both"/>
        <w:rPr>
          <w:rFonts w:ascii="PT Serif" w:hAnsi="PT Serif"/>
          <w:sz w:val="20"/>
          <w:szCs w:val="20"/>
        </w:rPr>
      </w:pPr>
      <w:r>
        <w:rPr>
          <w:rFonts w:ascii="PT Serif" w:hAnsi="PT Serif"/>
          <w:sz w:val="20"/>
          <w:szCs w:val="20"/>
        </w:rPr>
        <w:t xml:space="preserve">In this study, we detected the clear difference in stability and time spent of heterosexual tandem running behavior between </w:t>
      </w:r>
      <w:r w:rsidRPr="00652E66">
        <w:rPr>
          <w:rFonts w:ascii="PT Serif" w:hAnsi="PT Serif"/>
          <w:i/>
          <w:iCs/>
          <w:sz w:val="20"/>
          <w:szCs w:val="20"/>
        </w:rPr>
        <w:t>C. formosanus</w:t>
      </w:r>
      <w:r>
        <w:rPr>
          <w:rFonts w:ascii="PT Serif" w:hAnsi="PT Serif"/>
          <w:sz w:val="20"/>
          <w:szCs w:val="20"/>
        </w:rPr>
        <w:t xml:space="preserve"> and </w:t>
      </w:r>
      <w:r w:rsidRPr="00652E66">
        <w:rPr>
          <w:rFonts w:ascii="PT Serif" w:hAnsi="PT Serif"/>
          <w:i/>
          <w:iCs/>
          <w:sz w:val="20"/>
          <w:szCs w:val="20"/>
        </w:rPr>
        <w:t>C. gestroi</w:t>
      </w:r>
      <w:r>
        <w:rPr>
          <w:rFonts w:ascii="PT Serif" w:hAnsi="PT Serif"/>
          <w:sz w:val="20"/>
          <w:szCs w:val="20"/>
        </w:rPr>
        <w:t xml:space="preserve"> (Figure 1, S1). However, this result is contradicting with the previous study that found a similar level of tandem stability between these two species (see Figure 1 of </w:t>
      </w:r>
      <w:r>
        <w:rPr>
          <w:rFonts w:ascii="PT Serif" w:hAnsi="PT Serif"/>
          <w:sz w:val="20"/>
          <w:szCs w:val="20"/>
        </w:rPr>
        <w:fldChar w:fldCharType="begin"/>
      </w:r>
      <w:r w:rsidR="00374CA1">
        <w:rPr>
          <w:rFonts w:ascii="PT Serif" w:hAnsi="PT Serif"/>
          <w:sz w:val="20"/>
          <w:szCs w:val="20"/>
        </w:rPr>
        <w:instrText xml:space="preserve"> ADDIN ZOTERO_ITEM CSL_CITATION {"citationID":"U1KDFYNG","properties":{"formattedCitation":"[16]","plainCitation":"[16]","noteIndex":0},"citationItems":[{"id":3472,"uris":["http://zotero.org/users/9949769/items/4Y2IM8RW"],"itemData":{"id":3472,"type":"article-journal","abstract":"In collective animal motion, coordination is often achieved by feedback between leaders and followers. For stable coordination, a leader's signals and a follower's responses are hypothesized to be attuned to each other. However, their roles are difficult to disentangle in species with highly coordinated movements, hiding potential diversity of behavioural mechanisms for collective behaviour. Here, we show that two Coptotermes termite species achieve a similar level of coordination via distinct sets of complementary leader-follower interactions. Even though C. gestroi females produce less pheromone than C. formosanus, tandem runs of both species were stable. Heterospecific pairs with C. gestroi males were also stable, but not those with C. formosanus males. We attributed this to the males' adaptation to the conspecific females; C. gestroi males have a unique capacity to follow females with small amounts of pheromone, while C. formosanus males reject C. gestroi females as unsuitable but are competitive over females with large amounts of pheromone. An information-theoretic analysis supported this conclusion by detecting information flow from female to male only in stable tandems. Our study highlights cryptic interspecific variation in movement coordination, a source of novelty for the evolution of social interactions.","container-title":"Proceedings of the Royal Society B: Biological Sciences","DOI":"10.1098/rspb.2021.0998","ISSN":"14712954","issue":"1954","license":"All rights reserved","note":"PMID: 34255998","page":"20210998","title":"Coordination of movement via complementary interactions of leaders and followers in termite mating pairs","volume":"288","author":[{"family":"Mizumoto","given":"Nobuaki"},{"family":"Lee","given":"Sang Bin"},{"family":"Valentini","given":"Gabriele"},{"family":"Chouvenc","given":"Thomas"},{"family":"Pratt","given":"Stephen C."}],"issued":{"date-parts":[["2021"]]}}}],"schema":"https://github.com/citation-style-language/schema/raw/master/csl-citation.json"} </w:instrText>
      </w:r>
      <w:r>
        <w:rPr>
          <w:rFonts w:ascii="PT Serif" w:hAnsi="PT Serif"/>
          <w:sz w:val="20"/>
          <w:szCs w:val="20"/>
        </w:rPr>
        <w:fldChar w:fldCharType="separate"/>
      </w:r>
      <w:r w:rsidRPr="00652E66">
        <w:rPr>
          <w:rFonts w:ascii="PT Serif" w:hAnsi="PT Serif"/>
          <w:sz w:val="20"/>
        </w:rPr>
        <w:t>[16]</w:t>
      </w:r>
      <w:r>
        <w:rPr>
          <w:rFonts w:ascii="PT Serif" w:hAnsi="PT Serif"/>
          <w:sz w:val="20"/>
          <w:szCs w:val="20"/>
        </w:rPr>
        <w:fldChar w:fldCharType="end"/>
      </w:r>
      <w:r>
        <w:rPr>
          <w:rFonts w:ascii="PT Serif" w:hAnsi="PT Serif"/>
          <w:sz w:val="20"/>
          <w:szCs w:val="20"/>
        </w:rPr>
        <w:t xml:space="preserve">). To </w:t>
      </w:r>
      <w:r w:rsidR="00A10C36">
        <w:rPr>
          <w:rFonts w:ascii="PT Serif" w:hAnsi="PT Serif"/>
          <w:sz w:val="20"/>
          <w:szCs w:val="20"/>
        </w:rPr>
        <w:t xml:space="preserve">investigate the source of this inconsistency, we reanalyzed the data of previous studies using </w:t>
      </w:r>
      <w:r w:rsidR="00A10C36" w:rsidRPr="00652E66">
        <w:rPr>
          <w:rFonts w:ascii="PT Serif" w:hAnsi="PT Serif"/>
          <w:i/>
          <w:iCs/>
          <w:sz w:val="20"/>
          <w:szCs w:val="20"/>
        </w:rPr>
        <w:t>C. formosanus</w:t>
      </w:r>
      <w:r w:rsidR="00A10C36">
        <w:rPr>
          <w:rFonts w:ascii="PT Serif" w:hAnsi="PT Serif"/>
          <w:sz w:val="20"/>
          <w:szCs w:val="20"/>
        </w:rPr>
        <w:t xml:space="preserve"> and </w:t>
      </w:r>
      <w:r w:rsidR="00A10C36" w:rsidRPr="00652E66">
        <w:rPr>
          <w:rFonts w:ascii="PT Serif" w:hAnsi="PT Serif"/>
          <w:i/>
          <w:iCs/>
          <w:sz w:val="20"/>
          <w:szCs w:val="20"/>
        </w:rPr>
        <w:t>C. gestroi</w:t>
      </w:r>
      <w:r w:rsidR="00A10C36">
        <w:rPr>
          <w:rFonts w:ascii="PT Serif" w:hAnsi="PT Serif"/>
          <w:sz w:val="20"/>
          <w:szCs w:val="20"/>
        </w:rPr>
        <w:t xml:space="preserve"> in this region </w:t>
      </w:r>
      <w:r w:rsidR="00A10C36">
        <w:rPr>
          <w:rFonts w:ascii="PT Serif" w:hAnsi="PT Serif"/>
          <w:sz w:val="20"/>
          <w:szCs w:val="20"/>
        </w:rPr>
        <w:fldChar w:fldCharType="begin"/>
      </w:r>
      <w:r w:rsidR="00374CA1">
        <w:rPr>
          <w:rFonts w:ascii="PT Serif" w:hAnsi="PT Serif"/>
          <w:sz w:val="20"/>
          <w:szCs w:val="20"/>
        </w:rPr>
        <w:instrText xml:space="preserve"> ADDIN ZOTERO_ITEM CSL_CITATION {"citationID":"Zz52O5jt","properties":{"formattedCitation":"[16,18]","plainCitation":"[16,18]","noteIndex":0},"citationItems":[{"id":3472,"uris":["http://zotero.org/users/9949769/items/4Y2IM8RW"],"itemData":{"id":3472,"type":"article-journal","abstract":"In collective animal motion, coordination is often achieved by feedback between leaders and followers. For stable coordination, a leader's signals and a follower's responses are hypothesized to be attuned to each other. However, their roles are difficult to disentangle in species with highly coordinated movements, hiding potential diversity of behavioural mechanisms for collective behaviour. Here, we show that two Coptotermes termite species achieve a similar level of coordination via distinct sets of complementary leader-follower interactions. Even though C. gestroi females produce less pheromone than C. formosanus, tandem runs of both species were stable. Heterospecific pairs with C. gestroi males were also stable, but not those with C. formosanus males. We attributed this to the males' adaptation to the conspecific females; C. gestroi males have a unique capacity to follow females with small amounts of pheromone, while C. formosanus males reject C. gestroi females as unsuitable but are competitive over females with large amounts of pheromone. An information-theoretic analysis supported this conclusion by detecting information flow from female to male only in stable tandems. Our study highlights cryptic interspecific variation in movement coordination, a source of novelty for the evolution of social interactions.","container-title":"Proceedings of the Royal Society B: Biological Sciences","DOI":"10.1098/rspb.2021.0998","ISSN":"14712954","issue":"1954","license":"All rights reserved","note":"PMID: 34255998","page":"20210998","title":"Coordination of movement via complementary interactions of leaders and followers in termite mating pairs","volume":"288","author":[{"family":"Mizumoto","given":"Nobuaki"},{"family":"Lee","given":"Sang Bin"},{"family":"Valentini","given":"Gabriele"},{"family":"Chouvenc","given":"Thomas"},{"family":"Pratt","given":"Stephen C."}],"issued":{"date-parts":[["2021"]]}}},{"id":3289,"uris":["http://zotero.org/users/9949769/items/FZFVDHJA"],"itemData":{"id":3289,"type":"article-journal","abstract":"Parental care is a notable aspect of reproductive effort in many animals. The interaction between offspring begging and the parental feeding response is an important communication mechanism that regulates offspring food supply, and reducing the cost of superfluous begging is beneficial to both parents and offspring. Here we concluded that parents of the burying beetle Nicrophorus quadripunctatus inform their offspring of their preparation for provisioning by emitting “provisioning pheromone.” Female parents emitted an antimicrobial aromatic compound, 2-phenoxyethanol, in their regurgitation before provisioning, and this compound elicits begging behavior from their offspring. Furthermore, begging incurs growth and survival costs, and parents spent more than 85% of their time in close proximity to their offspring without provisioning. Therefore, it is suggested that limiting offspring begging during provisioning is beneficial to both parents and offspring. We report here a novel aspect of parent-offspring communication in family life.","container-title":"Journal of Animal Ecology","DOI":"10.1111/1365-2656.13320","ISSN":"0021-8790","license":"All rights reserved","page":"2542-2552","title":"Termite males enhance mating encounters by changing speed according to density","volume":"89","author":[{"family":"Mizumoto","given":"Nobuaki"},{"family":"Rizo","given":"Arturo"},{"family":"Pratt","given":"Stephen C."},{"family":"Chouvenc","given":"Thomas"}],"issued":{"date-parts":[["2020"]]}}}],"schema":"https://github.com/citation-style-language/schema/raw/master/csl-citation.json"} </w:instrText>
      </w:r>
      <w:r w:rsidR="00A10C36">
        <w:rPr>
          <w:rFonts w:ascii="PT Serif" w:hAnsi="PT Serif"/>
          <w:sz w:val="20"/>
          <w:szCs w:val="20"/>
        </w:rPr>
        <w:fldChar w:fldCharType="separate"/>
      </w:r>
      <w:r w:rsidR="00A10C36" w:rsidRPr="00A10C36">
        <w:rPr>
          <w:rFonts w:ascii="PT Serif" w:hAnsi="PT Serif"/>
          <w:sz w:val="20"/>
        </w:rPr>
        <w:t>[16,18]</w:t>
      </w:r>
      <w:r w:rsidR="00A10C36">
        <w:rPr>
          <w:rFonts w:ascii="PT Serif" w:hAnsi="PT Serif"/>
          <w:sz w:val="20"/>
          <w:szCs w:val="20"/>
        </w:rPr>
        <w:fldChar w:fldCharType="end"/>
      </w:r>
      <w:r w:rsidR="00A10C36">
        <w:rPr>
          <w:rFonts w:ascii="PT Serif" w:hAnsi="PT Serif"/>
          <w:sz w:val="20"/>
          <w:szCs w:val="20"/>
        </w:rPr>
        <w:t xml:space="preserve"> using the exact same methodology with this study. We have three different datasets, one obtained in 2019 only for </w:t>
      </w:r>
      <w:r w:rsidR="00A10C36" w:rsidRPr="00A10C36">
        <w:rPr>
          <w:rFonts w:ascii="PT Serif" w:hAnsi="PT Serif"/>
          <w:i/>
          <w:iCs/>
          <w:sz w:val="20"/>
          <w:szCs w:val="20"/>
        </w:rPr>
        <w:t>C. gestroi</w:t>
      </w:r>
      <w:r w:rsidR="00A10C36">
        <w:rPr>
          <w:rFonts w:ascii="PT Serif" w:hAnsi="PT Serif"/>
          <w:sz w:val="20"/>
          <w:szCs w:val="20"/>
        </w:rPr>
        <w:t xml:space="preserve"> to investigate their density-dependent behavioral change, one obtained in 2020 for both species to investigate the heterospecific tandem runs, and one obtained in 2021 for both species in this study (Table S1).</w:t>
      </w:r>
    </w:p>
    <w:p w14:paraId="00A32DBC" w14:textId="0F4C1202" w:rsidR="009E7A63" w:rsidRDefault="00A10C36" w:rsidP="009E7A63">
      <w:pPr>
        <w:snapToGrid w:val="0"/>
        <w:spacing w:after="0" w:line="240" w:lineRule="auto"/>
        <w:ind w:firstLine="720"/>
        <w:jc w:val="both"/>
        <w:rPr>
          <w:rFonts w:ascii="PT Serif" w:hAnsi="PT Serif"/>
          <w:sz w:val="20"/>
          <w:szCs w:val="20"/>
        </w:rPr>
      </w:pPr>
      <w:commentRangeStart w:id="203"/>
      <w:r>
        <w:rPr>
          <w:rFonts w:ascii="PT Serif" w:hAnsi="PT Serif"/>
          <w:sz w:val="20"/>
          <w:szCs w:val="20"/>
        </w:rPr>
        <w:t xml:space="preserve">In </w:t>
      </w:r>
      <w:r w:rsidRPr="00A10C36">
        <w:rPr>
          <w:rFonts w:ascii="PT Serif" w:hAnsi="PT Serif"/>
          <w:i/>
          <w:iCs/>
          <w:sz w:val="20"/>
          <w:szCs w:val="20"/>
        </w:rPr>
        <w:t>C. formosanus</w:t>
      </w:r>
      <w:r>
        <w:rPr>
          <w:rFonts w:ascii="PT Serif" w:hAnsi="PT Serif"/>
          <w:sz w:val="20"/>
          <w:szCs w:val="20"/>
        </w:rPr>
        <w:t>, there was no difference between this study and a previous study</w:t>
      </w:r>
      <w:r w:rsidR="00562DC2">
        <w:rPr>
          <w:rFonts w:ascii="PT Serif" w:hAnsi="PT Serif"/>
          <w:sz w:val="20"/>
          <w:szCs w:val="20"/>
        </w:rPr>
        <w:t xml:space="preserve"> in the duration of each tandem run</w:t>
      </w:r>
      <w:commentRangeEnd w:id="203"/>
      <w:r w:rsidR="00043B84">
        <w:rPr>
          <w:rStyle w:val="CommentReference"/>
        </w:rPr>
        <w:commentReference w:id="203"/>
      </w:r>
      <w:r>
        <w:rPr>
          <w:rFonts w:ascii="PT Serif" w:hAnsi="PT Serif"/>
          <w:sz w:val="20"/>
          <w:szCs w:val="20"/>
        </w:rPr>
        <w:t xml:space="preserve"> (</w:t>
      </w:r>
      <w:r w:rsidR="00562DC2" w:rsidRPr="007C543F">
        <w:rPr>
          <w:rFonts w:ascii="PT Serif" w:hAnsi="PT Serif"/>
          <w:sz w:val="20"/>
          <w:szCs w:val="20"/>
        </w:rPr>
        <w:t>mixed-effects Cox model,</w:t>
      </w:r>
      <w:r w:rsidR="00562DC2">
        <w:rPr>
          <w:rFonts w:ascii="PT Serif" w:hAnsi="PT Serif"/>
          <w:sz w:val="20"/>
          <w:szCs w:val="20"/>
        </w:rPr>
        <w:t xml:space="preserve"> </w:t>
      </w:r>
      <w:r w:rsidR="00562DC2" w:rsidRPr="007C543F">
        <w:rPr>
          <w:rFonts w:ascii="Courier New" w:hAnsi="Courier New" w:cs="Courier New"/>
          <w:sz w:val="20"/>
          <w:szCs w:val="20"/>
        </w:rPr>
        <w:t>χ</w:t>
      </w:r>
      <w:r w:rsidR="00562DC2" w:rsidRPr="007C543F">
        <w:rPr>
          <w:rFonts w:ascii="PT Serif" w:hAnsi="PT Serif"/>
          <w:sz w:val="20"/>
          <w:szCs w:val="20"/>
          <w:vertAlign w:val="superscript"/>
        </w:rPr>
        <w:t>2</w:t>
      </w:r>
      <w:r w:rsidR="00562DC2" w:rsidRPr="007C543F">
        <w:rPr>
          <w:rFonts w:ascii="PT Serif" w:hAnsi="PT Serif"/>
          <w:sz w:val="20"/>
          <w:szCs w:val="20"/>
          <w:vertAlign w:val="subscript"/>
        </w:rPr>
        <w:t>1</w:t>
      </w:r>
      <w:r w:rsidR="00562DC2">
        <w:rPr>
          <w:rFonts w:ascii="PT Serif" w:hAnsi="PT Serif"/>
          <w:sz w:val="20"/>
          <w:szCs w:val="20"/>
        </w:rPr>
        <w:t xml:space="preserve"> = 0.5</w:t>
      </w:r>
      <w:r w:rsidR="009E7A63">
        <w:rPr>
          <w:rFonts w:ascii="PT Serif" w:hAnsi="PT Serif"/>
          <w:sz w:val="20"/>
          <w:szCs w:val="20"/>
        </w:rPr>
        <w:t>57</w:t>
      </w:r>
      <w:r w:rsidR="00562DC2">
        <w:rPr>
          <w:rFonts w:ascii="PT Serif" w:hAnsi="PT Serif"/>
          <w:sz w:val="20"/>
          <w:szCs w:val="20"/>
        </w:rPr>
        <w:t>,</w:t>
      </w:r>
      <w:r w:rsidR="00562DC2" w:rsidRPr="007C543F">
        <w:rPr>
          <w:rFonts w:ascii="PT Serif" w:hAnsi="PT Serif"/>
          <w:sz w:val="20"/>
          <w:szCs w:val="20"/>
        </w:rPr>
        <w:t xml:space="preserve"> </w:t>
      </w:r>
      <w:r w:rsidR="00562DC2" w:rsidRPr="007C543F">
        <w:rPr>
          <w:rFonts w:ascii="PT Serif" w:hAnsi="PT Serif"/>
          <w:i/>
          <w:iCs/>
          <w:sz w:val="20"/>
          <w:szCs w:val="20"/>
        </w:rPr>
        <w:t>P</w:t>
      </w:r>
      <w:r w:rsidR="00562DC2" w:rsidRPr="007C543F">
        <w:rPr>
          <w:rFonts w:ascii="PT Serif" w:hAnsi="PT Serif"/>
          <w:sz w:val="20"/>
          <w:szCs w:val="20"/>
        </w:rPr>
        <w:t xml:space="preserve"> </w:t>
      </w:r>
      <w:r w:rsidR="00562DC2">
        <w:rPr>
          <w:rFonts w:ascii="PT Serif" w:hAnsi="PT Serif"/>
          <w:sz w:val="20"/>
          <w:szCs w:val="20"/>
        </w:rPr>
        <w:t>=</w:t>
      </w:r>
      <w:r w:rsidR="00562DC2" w:rsidRPr="007C543F">
        <w:rPr>
          <w:rFonts w:ascii="PT Serif" w:hAnsi="PT Serif"/>
          <w:sz w:val="20"/>
          <w:szCs w:val="20"/>
        </w:rPr>
        <w:t xml:space="preserve"> 0.</w:t>
      </w:r>
      <w:r w:rsidR="00562DC2">
        <w:rPr>
          <w:rFonts w:ascii="PT Serif" w:hAnsi="PT Serif"/>
          <w:sz w:val="20"/>
          <w:szCs w:val="20"/>
        </w:rPr>
        <w:t>4</w:t>
      </w:r>
      <w:r w:rsidR="009E7A63">
        <w:rPr>
          <w:rFonts w:ascii="PT Serif" w:hAnsi="PT Serif"/>
          <w:sz w:val="20"/>
          <w:szCs w:val="20"/>
        </w:rPr>
        <w:t>56</w:t>
      </w:r>
      <w:r w:rsidR="00562DC2">
        <w:rPr>
          <w:rFonts w:ascii="PT Serif" w:hAnsi="PT Serif"/>
          <w:sz w:val="20"/>
          <w:szCs w:val="20"/>
        </w:rPr>
        <w:t>; Figure S2A) and total time spent in tandem runs (</w:t>
      </w:r>
      <w:r w:rsidR="00562DC2" w:rsidRPr="00757B22">
        <w:rPr>
          <w:rFonts w:ascii="PT Serif" w:hAnsi="PT Serif"/>
          <w:sz w:val="20"/>
          <w:szCs w:val="20"/>
        </w:rPr>
        <w:t xml:space="preserve">t-test, </w:t>
      </w:r>
      <w:r w:rsidR="00562DC2" w:rsidRPr="00757B22">
        <w:rPr>
          <w:rFonts w:ascii="PT Serif" w:hAnsi="PT Serif"/>
          <w:i/>
          <w:iCs/>
          <w:sz w:val="20"/>
          <w:szCs w:val="20"/>
        </w:rPr>
        <w:t>t</w:t>
      </w:r>
      <w:r w:rsidR="00562DC2">
        <w:rPr>
          <w:rFonts w:ascii="PT Serif" w:hAnsi="PT Serif"/>
          <w:sz w:val="20"/>
          <w:szCs w:val="20"/>
          <w:vertAlign w:val="subscript"/>
        </w:rPr>
        <w:t>21.3</w:t>
      </w:r>
      <w:r w:rsidR="00562DC2" w:rsidRPr="00757B22">
        <w:rPr>
          <w:rFonts w:ascii="PT Serif" w:hAnsi="PT Serif"/>
          <w:sz w:val="20"/>
          <w:szCs w:val="20"/>
        </w:rPr>
        <w:t xml:space="preserve"> = </w:t>
      </w:r>
      <w:r w:rsidR="00562DC2">
        <w:rPr>
          <w:rFonts w:ascii="PT Serif" w:hAnsi="PT Serif"/>
          <w:sz w:val="20"/>
          <w:szCs w:val="20"/>
        </w:rPr>
        <w:t>0</w:t>
      </w:r>
      <w:r w:rsidR="00562DC2" w:rsidRPr="00757B22">
        <w:rPr>
          <w:rFonts w:ascii="PT Serif" w:hAnsi="PT Serif"/>
          <w:sz w:val="20"/>
          <w:szCs w:val="20"/>
        </w:rPr>
        <w:t>.</w:t>
      </w:r>
      <w:r w:rsidR="00562DC2">
        <w:rPr>
          <w:rFonts w:ascii="PT Serif" w:hAnsi="PT Serif"/>
          <w:sz w:val="20"/>
          <w:szCs w:val="20"/>
        </w:rPr>
        <w:t>969</w:t>
      </w:r>
      <w:r w:rsidR="00562DC2" w:rsidRPr="00757B22">
        <w:rPr>
          <w:rFonts w:ascii="PT Serif" w:hAnsi="PT Serif"/>
          <w:sz w:val="20"/>
          <w:szCs w:val="20"/>
        </w:rPr>
        <w:t xml:space="preserve">, </w:t>
      </w:r>
      <w:r w:rsidR="00562DC2" w:rsidRPr="00757B22">
        <w:rPr>
          <w:rFonts w:ascii="PT Serif" w:hAnsi="PT Serif"/>
          <w:i/>
          <w:iCs/>
          <w:sz w:val="20"/>
          <w:szCs w:val="20"/>
        </w:rPr>
        <w:t>P</w:t>
      </w:r>
      <w:r w:rsidR="00562DC2" w:rsidRPr="00757B22">
        <w:rPr>
          <w:rFonts w:ascii="PT Serif" w:hAnsi="PT Serif"/>
          <w:sz w:val="20"/>
          <w:szCs w:val="20"/>
        </w:rPr>
        <w:t xml:space="preserve"> </w:t>
      </w:r>
      <w:r w:rsidR="00562DC2">
        <w:rPr>
          <w:rFonts w:ascii="PT Serif" w:hAnsi="PT Serif"/>
          <w:sz w:val="20"/>
          <w:szCs w:val="20"/>
        </w:rPr>
        <w:t>=</w:t>
      </w:r>
      <w:r w:rsidR="00562DC2" w:rsidRPr="00757B22">
        <w:rPr>
          <w:rFonts w:ascii="PT Serif" w:hAnsi="PT Serif"/>
          <w:sz w:val="20"/>
          <w:szCs w:val="20"/>
        </w:rPr>
        <w:t xml:space="preserve"> 0.</w:t>
      </w:r>
      <w:r w:rsidR="00562DC2">
        <w:rPr>
          <w:rFonts w:ascii="PT Serif" w:hAnsi="PT Serif"/>
          <w:sz w:val="20"/>
          <w:szCs w:val="20"/>
        </w:rPr>
        <w:t>344</w:t>
      </w:r>
      <w:r w:rsidR="00562DC2" w:rsidRPr="00757B22">
        <w:rPr>
          <w:rFonts w:ascii="PT Serif" w:hAnsi="PT Serif"/>
          <w:sz w:val="20"/>
          <w:szCs w:val="20"/>
        </w:rPr>
        <w:t xml:space="preserve">, </w:t>
      </w:r>
      <w:r w:rsidR="00562DC2" w:rsidRPr="00757B22">
        <w:rPr>
          <w:rFonts w:ascii="PT Serif" w:hAnsi="PT Serif"/>
          <w:i/>
          <w:iCs/>
          <w:sz w:val="20"/>
          <w:szCs w:val="20"/>
        </w:rPr>
        <w:t>d</w:t>
      </w:r>
      <w:r w:rsidR="00562DC2" w:rsidRPr="00757B22">
        <w:rPr>
          <w:rFonts w:ascii="PT Serif" w:hAnsi="PT Serif"/>
          <w:sz w:val="20"/>
          <w:szCs w:val="20"/>
        </w:rPr>
        <w:t xml:space="preserve"> = </w:t>
      </w:r>
      <w:r w:rsidR="00562DC2">
        <w:rPr>
          <w:rFonts w:ascii="PT Serif" w:hAnsi="PT Serif"/>
          <w:sz w:val="20"/>
          <w:szCs w:val="20"/>
        </w:rPr>
        <w:t>0.277; Figure S2B</w:t>
      </w:r>
      <w:r>
        <w:rPr>
          <w:rFonts w:ascii="PT Serif" w:hAnsi="PT Serif"/>
          <w:sz w:val="20"/>
          <w:szCs w:val="20"/>
        </w:rPr>
        <w:t>).</w:t>
      </w:r>
      <w:r w:rsidR="00562DC2">
        <w:rPr>
          <w:rFonts w:ascii="PT Serif" w:hAnsi="PT Serif"/>
          <w:sz w:val="20"/>
          <w:szCs w:val="20"/>
        </w:rPr>
        <w:t xml:space="preserve"> </w:t>
      </w:r>
      <w:r>
        <w:rPr>
          <w:rFonts w:ascii="PT Serif" w:hAnsi="PT Serif"/>
          <w:sz w:val="20"/>
          <w:szCs w:val="20"/>
        </w:rPr>
        <w:t xml:space="preserve">On the other hand, in </w:t>
      </w:r>
      <w:r w:rsidRPr="00A10C36">
        <w:rPr>
          <w:rFonts w:ascii="PT Serif" w:hAnsi="PT Serif"/>
          <w:i/>
          <w:iCs/>
          <w:sz w:val="20"/>
          <w:szCs w:val="20"/>
        </w:rPr>
        <w:t>C. gestroi</w:t>
      </w:r>
      <w:r>
        <w:rPr>
          <w:rFonts w:ascii="PT Serif" w:hAnsi="PT Serif"/>
          <w:sz w:val="20"/>
          <w:szCs w:val="20"/>
        </w:rPr>
        <w:t xml:space="preserve">, we found </w:t>
      </w:r>
      <w:r w:rsidR="00562DC2">
        <w:rPr>
          <w:rFonts w:ascii="PT Serif" w:hAnsi="PT Serif"/>
          <w:sz w:val="20"/>
          <w:szCs w:val="20"/>
        </w:rPr>
        <w:t>different stabilities of tandem runs across studies, where results obtained in 2020 showed</w:t>
      </w:r>
      <w:r w:rsidR="009E7A63">
        <w:rPr>
          <w:rFonts w:ascii="PT Serif" w:hAnsi="PT Serif"/>
          <w:sz w:val="20"/>
          <w:szCs w:val="20"/>
        </w:rPr>
        <w:t xml:space="preserve"> marginally</w:t>
      </w:r>
      <w:r w:rsidR="00562DC2">
        <w:rPr>
          <w:rFonts w:ascii="PT Serif" w:hAnsi="PT Serif"/>
          <w:sz w:val="20"/>
          <w:szCs w:val="20"/>
        </w:rPr>
        <w:t xml:space="preserve"> higher duration of tandem runs compared to others (</w:t>
      </w:r>
      <w:r w:rsidR="00562DC2" w:rsidRPr="007C543F">
        <w:rPr>
          <w:rFonts w:ascii="PT Serif" w:hAnsi="PT Serif"/>
          <w:sz w:val="20"/>
          <w:szCs w:val="20"/>
        </w:rPr>
        <w:t>mixed-effects Cox model,</w:t>
      </w:r>
      <w:r w:rsidR="00562DC2">
        <w:rPr>
          <w:rFonts w:ascii="PT Serif" w:hAnsi="PT Serif"/>
          <w:sz w:val="20"/>
          <w:szCs w:val="20"/>
        </w:rPr>
        <w:t xml:space="preserve"> </w:t>
      </w:r>
      <w:r w:rsidR="00562DC2" w:rsidRPr="007C543F">
        <w:rPr>
          <w:rFonts w:ascii="Courier New" w:hAnsi="Courier New" w:cs="Courier New"/>
          <w:sz w:val="20"/>
          <w:szCs w:val="20"/>
        </w:rPr>
        <w:t>χ</w:t>
      </w:r>
      <w:r w:rsidR="00562DC2" w:rsidRPr="007C543F">
        <w:rPr>
          <w:rFonts w:ascii="PT Serif" w:hAnsi="PT Serif"/>
          <w:sz w:val="20"/>
          <w:szCs w:val="20"/>
          <w:vertAlign w:val="superscript"/>
        </w:rPr>
        <w:t>2</w:t>
      </w:r>
      <w:r w:rsidR="00562DC2">
        <w:rPr>
          <w:rFonts w:ascii="PT Serif" w:hAnsi="PT Serif"/>
          <w:sz w:val="20"/>
          <w:szCs w:val="20"/>
          <w:vertAlign w:val="subscript"/>
        </w:rPr>
        <w:t>2</w:t>
      </w:r>
      <w:r w:rsidR="00562DC2">
        <w:rPr>
          <w:rFonts w:ascii="PT Serif" w:hAnsi="PT Serif"/>
          <w:sz w:val="20"/>
          <w:szCs w:val="20"/>
        </w:rPr>
        <w:t xml:space="preserve"> = </w:t>
      </w:r>
      <w:r w:rsidR="009E7A63">
        <w:rPr>
          <w:rFonts w:ascii="PT Serif" w:hAnsi="PT Serif"/>
          <w:sz w:val="20"/>
          <w:szCs w:val="20"/>
        </w:rPr>
        <w:t>6</w:t>
      </w:r>
      <w:r w:rsidR="00562DC2" w:rsidRPr="00562DC2">
        <w:rPr>
          <w:rFonts w:ascii="PT Serif" w:hAnsi="PT Serif"/>
          <w:sz w:val="20"/>
          <w:szCs w:val="20"/>
        </w:rPr>
        <w:t>.</w:t>
      </w:r>
      <w:r w:rsidR="009E7A63">
        <w:rPr>
          <w:rFonts w:ascii="PT Serif" w:hAnsi="PT Serif"/>
          <w:sz w:val="20"/>
          <w:szCs w:val="20"/>
        </w:rPr>
        <w:t>207</w:t>
      </w:r>
      <w:r w:rsidR="00562DC2">
        <w:rPr>
          <w:rFonts w:ascii="PT Serif" w:hAnsi="PT Serif"/>
          <w:sz w:val="20"/>
          <w:szCs w:val="20"/>
        </w:rPr>
        <w:t>,</w:t>
      </w:r>
      <w:r w:rsidR="00562DC2" w:rsidRPr="007C543F">
        <w:rPr>
          <w:rFonts w:ascii="PT Serif" w:hAnsi="PT Serif"/>
          <w:sz w:val="20"/>
          <w:szCs w:val="20"/>
        </w:rPr>
        <w:t xml:space="preserve"> </w:t>
      </w:r>
      <w:r w:rsidR="00562DC2" w:rsidRPr="007C543F">
        <w:rPr>
          <w:rFonts w:ascii="PT Serif" w:hAnsi="PT Serif"/>
          <w:i/>
          <w:iCs/>
          <w:sz w:val="20"/>
          <w:szCs w:val="20"/>
        </w:rPr>
        <w:t>P</w:t>
      </w:r>
      <w:r w:rsidR="00562DC2" w:rsidRPr="007C543F">
        <w:rPr>
          <w:rFonts w:ascii="PT Serif" w:hAnsi="PT Serif"/>
          <w:sz w:val="20"/>
          <w:szCs w:val="20"/>
        </w:rPr>
        <w:t xml:space="preserve"> </w:t>
      </w:r>
      <w:r w:rsidR="009E7A63">
        <w:rPr>
          <w:rFonts w:ascii="PT Serif" w:hAnsi="PT Serif"/>
          <w:sz w:val="20"/>
          <w:szCs w:val="20"/>
        </w:rPr>
        <w:t>=</w:t>
      </w:r>
      <w:r w:rsidR="00562DC2" w:rsidRPr="007C543F">
        <w:rPr>
          <w:rFonts w:ascii="PT Serif" w:hAnsi="PT Serif"/>
          <w:sz w:val="20"/>
          <w:szCs w:val="20"/>
        </w:rPr>
        <w:t xml:space="preserve"> 0.</w:t>
      </w:r>
      <w:r w:rsidR="009E7A63">
        <w:rPr>
          <w:rFonts w:ascii="PT Serif" w:hAnsi="PT Serif"/>
          <w:sz w:val="20"/>
          <w:szCs w:val="20"/>
        </w:rPr>
        <w:t>045</w:t>
      </w:r>
      <w:r w:rsidR="00562DC2">
        <w:rPr>
          <w:rFonts w:ascii="PT Serif" w:hAnsi="PT Serif"/>
          <w:sz w:val="20"/>
          <w:szCs w:val="20"/>
        </w:rPr>
        <w:t xml:space="preserve">; Tukey’s HSD, 2020-2019: </w:t>
      </w:r>
      <w:r w:rsidR="00562DC2" w:rsidRPr="00562DC2">
        <w:rPr>
          <w:rFonts w:ascii="PT Serif" w:hAnsi="PT Serif"/>
          <w:i/>
          <w:iCs/>
          <w:sz w:val="20"/>
          <w:szCs w:val="20"/>
        </w:rPr>
        <w:t>z</w:t>
      </w:r>
      <w:r w:rsidR="00562DC2">
        <w:rPr>
          <w:rFonts w:ascii="PT Serif" w:hAnsi="PT Serif"/>
          <w:sz w:val="20"/>
          <w:szCs w:val="20"/>
        </w:rPr>
        <w:t xml:space="preserve"> = -</w:t>
      </w:r>
      <w:r w:rsidR="009E7A63">
        <w:rPr>
          <w:rFonts w:ascii="PT Serif" w:hAnsi="PT Serif"/>
          <w:sz w:val="20"/>
          <w:szCs w:val="20"/>
        </w:rPr>
        <w:t>2</w:t>
      </w:r>
      <w:r w:rsidR="00562DC2">
        <w:rPr>
          <w:rFonts w:ascii="PT Serif" w:hAnsi="PT Serif"/>
          <w:sz w:val="20"/>
          <w:szCs w:val="20"/>
        </w:rPr>
        <w:t>.</w:t>
      </w:r>
      <w:r w:rsidR="009E7A63">
        <w:rPr>
          <w:rFonts w:ascii="PT Serif" w:hAnsi="PT Serif"/>
          <w:sz w:val="20"/>
          <w:szCs w:val="20"/>
        </w:rPr>
        <w:t>16</w:t>
      </w:r>
      <w:r w:rsidR="00562DC2">
        <w:rPr>
          <w:rFonts w:ascii="PT Serif" w:hAnsi="PT Serif"/>
          <w:sz w:val="20"/>
          <w:szCs w:val="20"/>
        </w:rPr>
        <w:t xml:space="preserve">, </w:t>
      </w:r>
      <w:r w:rsidR="00562DC2" w:rsidRPr="00562DC2">
        <w:rPr>
          <w:rFonts w:ascii="PT Serif" w:hAnsi="PT Serif"/>
          <w:i/>
          <w:iCs/>
          <w:sz w:val="20"/>
          <w:szCs w:val="20"/>
        </w:rPr>
        <w:t>P</w:t>
      </w:r>
      <w:r w:rsidR="00562DC2">
        <w:rPr>
          <w:rFonts w:ascii="PT Serif" w:hAnsi="PT Serif"/>
          <w:sz w:val="20"/>
          <w:szCs w:val="20"/>
        </w:rPr>
        <w:t xml:space="preserve"> = 0.0</w:t>
      </w:r>
      <w:r w:rsidR="009E7A63">
        <w:rPr>
          <w:rFonts w:ascii="PT Serif" w:hAnsi="PT Serif"/>
          <w:sz w:val="20"/>
          <w:szCs w:val="20"/>
        </w:rPr>
        <w:t>75</w:t>
      </w:r>
      <w:r w:rsidR="00562DC2">
        <w:rPr>
          <w:rFonts w:ascii="PT Serif" w:hAnsi="PT Serif"/>
          <w:sz w:val="20"/>
          <w:szCs w:val="20"/>
        </w:rPr>
        <w:t xml:space="preserve">, 2021-2019: </w:t>
      </w:r>
      <w:r w:rsidR="00562DC2" w:rsidRPr="00562DC2">
        <w:rPr>
          <w:rFonts w:ascii="PT Serif" w:hAnsi="PT Serif"/>
          <w:i/>
          <w:iCs/>
          <w:sz w:val="20"/>
          <w:szCs w:val="20"/>
        </w:rPr>
        <w:t>z</w:t>
      </w:r>
      <w:r w:rsidR="00562DC2">
        <w:rPr>
          <w:rFonts w:ascii="PT Serif" w:hAnsi="PT Serif"/>
          <w:sz w:val="20"/>
          <w:szCs w:val="20"/>
        </w:rPr>
        <w:t xml:space="preserve"> = </w:t>
      </w:r>
      <w:r w:rsidR="009E7A63">
        <w:rPr>
          <w:rFonts w:ascii="PT Serif" w:hAnsi="PT Serif"/>
          <w:sz w:val="20"/>
          <w:szCs w:val="20"/>
        </w:rPr>
        <w:t>0</w:t>
      </w:r>
      <w:r w:rsidR="00562DC2">
        <w:rPr>
          <w:rFonts w:ascii="PT Serif" w:hAnsi="PT Serif"/>
          <w:sz w:val="20"/>
          <w:szCs w:val="20"/>
        </w:rPr>
        <w:t>.</w:t>
      </w:r>
      <w:r w:rsidR="009E7A63">
        <w:rPr>
          <w:rFonts w:ascii="PT Serif" w:hAnsi="PT Serif"/>
          <w:sz w:val="20"/>
          <w:szCs w:val="20"/>
        </w:rPr>
        <w:t>483</w:t>
      </w:r>
      <w:r w:rsidR="00562DC2">
        <w:rPr>
          <w:rFonts w:ascii="PT Serif" w:hAnsi="PT Serif"/>
          <w:sz w:val="20"/>
          <w:szCs w:val="20"/>
        </w:rPr>
        <w:t xml:space="preserve">, </w:t>
      </w:r>
      <w:r w:rsidR="00562DC2" w:rsidRPr="00562DC2">
        <w:rPr>
          <w:rFonts w:ascii="PT Serif" w:hAnsi="PT Serif"/>
          <w:i/>
          <w:iCs/>
          <w:sz w:val="20"/>
          <w:szCs w:val="20"/>
        </w:rPr>
        <w:t>P</w:t>
      </w:r>
      <w:r w:rsidR="00562DC2">
        <w:rPr>
          <w:rFonts w:ascii="PT Serif" w:hAnsi="PT Serif"/>
          <w:sz w:val="20"/>
          <w:szCs w:val="20"/>
        </w:rPr>
        <w:t xml:space="preserve"> = 0.</w:t>
      </w:r>
      <w:r w:rsidR="009E7A63">
        <w:rPr>
          <w:rFonts w:ascii="PT Serif" w:hAnsi="PT Serif"/>
          <w:sz w:val="20"/>
          <w:szCs w:val="20"/>
        </w:rPr>
        <w:t>876</w:t>
      </w:r>
      <w:r w:rsidR="00562DC2">
        <w:rPr>
          <w:rFonts w:ascii="PT Serif" w:hAnsi="PT Serif"/>
          <w:sz w:val="20"/>
          <w:szCs w:val="20"/>
        </w:rPr>
        <w:t xml:space="preserve">, 2021-2020: </w:t>
      </w:r>
      <w:r w:rsidR="00562DC2" w:rsidRPr="00562DC2">
        <w:rPr>
          <w:rFonts w:ascii="PT Serif" w:hAnsi="PT Serif"/>
          <w:i/>
          <w:iCs/>
          <w:sz w:val="20"/>
          <w:szCs w:val="20"/>
        </w:rPr>
        <w:t>z</w:t>
      </w:r>
      <w:r w:rsidR="00562DC2">
        <w:rPr>
          <w:rFonts w:ascii="PT Serif" w:hAnsi="PT Serif"/>
          <w:sz w:val="20"/>
          <w:szCs w:val="20"/>
        </w:rPr>
        <w:t xml:space="preserve"> = </w:t>
      </w:r>
      <w:r w:rsidR="009E7A63">
        <w:rPr>
          <w:rFonts w:ascii="PT Serif" w:hAnsi="PT Serif"/>
          <w:sz w:val="20"/>
          <w:szCs w:val="20"/>
        </w:rPr>
        <w:t>2</w:t>
      </w:r>
      <w:r w:rsidR="00562DC2">
        <w:rPr>
          <w:rFonts w:ascii="PT Serif" w:hAnsi="PT Serif"/>
          <w:sz w:val="20"/>
          <w:szCs w:val="20"/>
        </w:rPr>
        <w:t>.</w:t>
      </w:r>
      <w:r w:rsidR="009E7A63">
        <w:rPr>
          <w:rFonts w:ascii="PT Serif" w:hAnsi="PT Serif"/>
          <w:sz w:val="20"/>
          <w:szCs w:val="20"/>
        </w:rPr>
        <w:t>48</w:t>
      </w:r>
      <w:r w:rsidR="00562DC2">
        <w:rPr>
          <w:rFonts w:ascii="PT Serif" w:hAnsi="PT Serif"/>
          <w:sz w:val="20"/>
          <w:szCs w:val="20"/>
        </w:rPr>
        <w:t xml:space="preserve">, </w:t>
      </w:r>
      <w:r w:rsidR="00562DC2" w:rsidRPr="00562DC2">
        <w:rPr>
          <w:rFonts w:ascii="PT Serif" w:hAnsi="PT Serif"/>
          <w:i/>
          <w:iCs/>
          <w:sz w:val="20"/>
          <w:szCs w:val="20"/>
        </w:rPr>
        <w:t>P</w:t>
      </w:r>
      <w:r w:rsidR="00562DC2">
        <w:rPr>
          <w:rFonts w:ascii="PT Serif" w:hAnsi="PT Serif"/>
          <w:sz w:val="20"/>
          <w:szCs w:val="20"/>
        </w:rPr>
        <w:t xml:space="preserve"> </w:t>
      </w:r>
      <w:r w:rsidR="009E7A63">
        <w:rPr>
          <w:rFonts w:ascii="PT Serif" w:hAnsi="PT Serif"/>
          <w:sz w:val="20"/>
          <w:szCs w:val="20"/>
        </w:rPr>
        <w:t>=</w:t>
      </w:r>
      <w:r w:rsidR="00562DC2">
        <w:rPr>
          <w:rFonts w:ascii="PT Serif" w:hAnsi="PT Serif"/>
          <w:sz w:val="20"/>
          <w:szCs w:val="20"/>
        </w:rPr>
        <w:t xml:space="preserve"> 0.</w:t>
      </w:r>
      <w:r w:rsidR="009E7A63">
        <w:rPr>
          <w:rFonts w:ascii="PT Serif" w:hAnsi="PT Serif"/>
          <w:sz w:val="20"/>
          <w:szCs w:val="20"/>
        </w:rPr>
        <w:t>034</w:t>
      </w:r>
      <w:r w:rsidR="00562DC2">
        <w:rPr>
          <w:rFonts w:ascii="PT Serif" w:hAnsi="PT Serif"/>
          <w:sz w:val="20"/>
          <w:szCs w:val="20"/>
        </w:rPr>
        <w:t xml:space="preserve">; Figure S2A). </w:t>
      </w:r>
      <w:r w:rsidR="005F5290">
        <w:rPr>
          <w:rFonts w:ascii="PT Serif" w:hAnsi="PT Serif"/>
          <w:sz w:val="20"/>
          <w:szCs w:val="20"/>
        </w:rPr>
        <w:t>Note that the total time spent in tandem runs was not different among studies (</w:t>
      </w:r>
      <w:r w:rsidR="00AB2EC2">
        <w:rPr>
          <w:rFonts w:ascii="PT Serif" w:hAnsi="PT Serif"/>
          <w:sz w:val="20"/>
          <w:szCs w:val="20"/>
        </w:rPr>
        <w:t>ANOVA</w:t>
      </w:r>
      <w:r w:rsidR="005F5290">
        <w:rPr>
          <w:rFonts w:ascii="PT Serif" w:hAnsi="PT Serif"/>
          <w:sz w:val="20"/>
          <w:szCs w:val="20"/>
        </w:rPr>
        <w:t xml:space="preserve">, </w:t>
      </w:r>
      <w:r w:rsidR="005F5290" w:rsidRPr="005F5290">
        <w:rPr>
          <w:rFonts w:ascii="PT Serif" w:hAnsi="PT Serif"/>
          <w:i/>
          <w:iCs/>
          <w:sz w:val="20"/>
          <w:szCs w:val="20"/>
        </w:rPr>
        <w:t>F</w:t>
      </w:r>
      <w:r w:rsidR="005F5290" w:rsidRPr="005F5290">
        <w:rPr>
          <w:rFonts w:ascii="PT Serif" w:hAnsi="PT Serif"/>
          <w:sz w:val="20"/>
          <w:szCs w:val="20"/>
          <w:vertAlign w:val="subscript"/>
        </w:rPr>
        <w:t>2</w:t>
      </w:r>
      <w:r w:rsidR="005F5290" w:rsidRPr="005F5290">
        <w:rPr>
          <w:rFonts w:ascii="PT Serif" w:hAnsi="PT Serif"/>
          <w:sz w:val="20"/>
          <w:szCs w:val="20"/>
        </w:rPr>
        <w:t xml:space="preserve"> </w:t>
      </w:r>
      <w:r w:rsidR="005F5290">
        <w:rPr>
          <w:rFonts w:ascii="PT Serif" w:hAnsi="PT Serif"/>
          <w:sz w:val="20"/>
          <w:szCs w:val="20"/>
        </w:rPr>
        <w:t xml:space="preserve">= </w:t>
      </w:r>
      <w:r w:rsidR="005F5290" w:rsidRPr="005F5290">
        <w:rPr>
          <w:rFonts w:ascii="PT Serif" w:hAnsi="PT Serif"/>
          <w:sz w:val="20"/>
          <w:szCs w:val="20"/>
        </w:rPr>
        <w:t>1.1</w:t>
      </w:r>
      <w:r w:rsidR="005F5290">
        <w:rPr>
          <w:rFonts w:ascii="PT Serif" w:hAnsi="PT Serif"/>
          <w:sz w:val="20"/>
          <w:szCs w:val="20"/>
        </w:rPr>
        <w:t xml:space="preserve">5, </w:t>
      </w:r>
      <w:r w:rsidR="005F5290" w:rsidRPr="005F5290">
        <w:rPr>
          <w:rFonts w:ascii="PT Serif" w:hAnsi="PT Serif"/>
          <w:i/>
          <w:iCs/>
          <w:sz w:val="20"/>
          <w:szCs w:val="20"/>
        </w:rPr>
        <w:t>P</w:t>
      </w:r>
      <w:r w:rsidR="005F5290">
        <w:rPr>
          <w:rFonts w:ascii="PT Serif" w:hAnsi="PT Serif"/>
          <w:sz w:val="20"/>
          <w:szCs w:val="20"/>
        </w:rPr>
        <w:t xml:space="preserve"> =</w:t>
      </w:r>
      <w:r w:rsidR="005F5290" w:rsidRPr="005F5290">
        <w:rPr>
          <w:rFonts w:ascii="PT Serif" w:hAnsi="PT Serif"/>
          <w:sz w:val="20"/>
          <w:szCs w:val="20"/>
        </w:rPr>
        <w:t xml:space="preserve"> 0.322</w:t>
      </w:r>
      <w:r w:rsidR="005F5290">
        <w:rPr>
          <w:rFonts w:ascii="PT Serif" w:hAnsi="PT Serif"/>
          <w:sz w:val="20"/>
          <w:szCs w:val="20"/>
        </w:rPr>
        <w:t xml:space="preserve">; 2020-2019: </w:t>
      </w:r>
      <w:r w:rsidR="005F5290">
        <w:rPr>
          <w:rFonts w:ascii="PT Serif" w:hAnsi="PT Serif"/>
          <w:i/>
          <w:iCs/>
          <w:sz w:val="20"/>
          <w:szCs w:val="20"/>
        </w:rPr>
        <w:t>d</w:t>
      </w:r>
      <w:r w:rsidR="005F5290">
        <w:rPr>
          <w:rFonts w:ascii="PT Serif" w:hAnsi="PT Serif"/>
          <w:sz w:val="20"/>
          <w:szCs w:val="20"/>
        </w:rPr>
        <w:t xml:space="preserve"> = -0.521, 2021-2019: </w:t>
      </w:r>
      <w:r w:rsidR="005F5290">
        <w:rPr>
          <w:rFonts w:ascii="PT Serif" w:hAnsi="PT Serif"/>
          <w:i/>
          <w:iCs/>
          <w:sz w:val="20"/>
          <w:szCs w:val="20"/>
        </w:rPr>
        <w:t>d</w:t>
      </w:r>
      <w:r w:rsidR="005F5290">
        <w:rPr>
          <w:rFonts w:ascii="PT Serif" w:hAnsi="PT Serif"/>
          <w:sz w:val="20"/>
          <w:szCs w:val="20"/>
        </w:rPr>
        <w:t xml:space="preserve"> = -0.060, 2021-2020: </w:t>
      </w:r>
      <w:r w:rsidR="005F5290">
        <w:rPr>
          <w:rFonts w:ascii="PT Serif" w:hAnsi="PT Serif"/>
          <w:i/>
          <w:iCs/>
          <w:sz w:val="20"/>
          <w:szCs w:val="20"/>
        </w:rPr>
        <w:t>d</w:t>
      </w:r>
      <w:r w:rsidR="005F5290">
        <w:rPr>
          <w:rFonts w:ascii="PT Serif" w:hAnsi="PT Serif"/>
          <w:sz w:val="20"/>
          <w:szCs w:val="20"/>
        </w:rPr>
        <w:t xml:space="preserve"> = 0.515; Figure S2B). When we compared the tandem running behavior between two </w:t>
      </w:r>
      <w:r w:rsidR="005F5290" w:rsidRPr="005F5290">
        <w:rPr>
          <w:rFonts w:ascii="PT Serif" w:hAnsi="PT Serif"/>
          <w:i/>
          <w:iCs/>
          <w:sz w:val="20"/>
          <w:szCs w:val="20"/>
        </w:rPr>
        <w:t>Coptotermes</w:t>
      </w:r>
      <w:r w:rsidR="005F5290">
        <w:rPr>
          <w:rFonts w:ascii="PT Serif" w:hAnsi="PT Serif"/>
          <w:sz w:val="20"/>
          <w:szCs w:val="20"/>
        </w:rPr>
        <w:t xml:space="preserve"> termites by accounting for the experimental years as a random effect, </w:t>
      </w:r>
      <w:r w:rsidR="005F5290" w:rsidRPr="005F5290">
        <w:rPr>
          <w:rFonts w:ascii="PT Serif" w:hAnsi="PT Serif"/>
          <w:i/>
          <w:iCs/>
          <w:sz w:val="20"/>
          <w:szCs w:val="20"/>
        </w:rPr>
        <w:t>C. formosanus</w:t>
      </w:r>
      <w:r w:rsidR="005F5290">
        <w:rPr>
          <w:rFonts w:ascii="PT Serif" w:hAnsi="PT Serif"/>
          <w:sz w:val="20"/>
          <w:szCs w:val="20"/>
        </w:rPr>
        <w:t xml:space="preserve"> showed higher stability </w:t>
      </w:r>
      <w:r w:rsidR="009E7A63">
        <w:rPr>
          <w:rFonts w:ascii="PT Serif" w:hAnsi="PT Serif"/>
          <w:sz w:val="20"/>
          <w:szCs w:val="20"/>
        </w:rPr>
        <w:t>(</w:t>
      </w:r>
      <w:r w:rsidR="009E7A63" w:rsidRPr="007C543F">
        <w:rPr>
          <w:rFonts w:ascii="PT Serif" w:hAnsi="PT Serif"/>
          <w:sz w:val="20"/>
          <w:szCs w:val="20"/>
        </w:rPr>
        <w:t>mixed-effects Cox model,</w:t>
      </w:r>
      <w:r w:rsidR="009E7A63">
        <w:rPr>
          <w:rFonts w:ascii="PT Serif" w:hAnsi="PT Serif"/>
          <w:sz w:val="20"/>
          <w:szCs w:val="20"/>
        </w:rPr>
        <w:t xml:space="preserve"> </w:t>
      </w:r>
      <w:r w:rsidR="009E7A63" w:rsidRPr="007C543F">
        <w:rPr>
          <w:rFonts w:ascii="Courier New" w:hAnsi="Courier New" w:cs="Courier New"/>
          <w:sz w:val="20"/>
          <w:szCs w:val="20"/>
        </w:rPr>
        <w:t>χ</w:t>
      </w:r>
      <w:r w:rsidR="009E7A63" w:rsidRPr="007C543F">
        <w:rPr>
          <w:rFonts w:ascii="PT Serif" w:hAnsi="PT Serif"/>
          <w:sz w:val="20"/>
          <w:szCs w:val="20"/>
          <w:vertAlign w:val="superscript"/>
        </w:rPr>
        <w:t>2</w:t>
      </w:r>
      <w:r w:rsidR="009E7A63">
        <w:rPr>
          <w:rFonts w:ascii="PT Serif" w:hAnsi="PT Serif"/>
          <w:sz w:val="20"/>
          <w:szCs w:val="20"/>
          <w:vertAlign w:val="subscript"/>
        </w:rPr>
        <w:t>1</w:t>
      </w:r>
      <w:r w:rsidR="009E7A63">
        <w:rPr>
          <w:rFonts w:ascii="PT Serif" w:hAnsi="PT Serif"/>
          <w:sz w:val="20"/>
          <w:szCs w:val="20"/>
        </w:rPr>
        <w:t xml:space="preserve"> = </w:t>
      </w:r>
      <w:r w:rsidR="009E7A63" w:rsidRPr="009E7A63">
        <w:rPr>
          <w:rFonts w:ascii="PT Serif" w:hAnsi="PT Serif"/>
          <w:sz w:val="20"/>
          <w:szCs w:val="20"/>
        </w:rPr>
        <w:t>51.3</w:t>
      </w:r>
      <w:r w:rsidR="009E7A63">
        <w:rPr>
          <w:rFonts w:ascii="PT Serif" w:hAnsi="PT Serif"/>
          <w:sz w:val="20"/>
          <w:szCs w:val="20"/>
        </w:rPr>
        <w:t>,</w:t>
      </w:r>
      <w:r w:rsidR="009E7A63" w:rsidRPr="007C543F">
        <w:rPr>
          <w:rFonts w:ascii="PT Serif" w:hAnsi="PT Serif"/>
          <w:sz w:val="20"/>
          <w:szCs w:val="20"/>
        </w:rPr>
        <w:t xml:space="preserve"> </w:t>
      </w:r>
      <w:r w:rsidR="009E7A63" w:rsidRPr="007C543F">
        <w:rPr>
          <w:rFonts w:ascii="PT Serif" w:hAnsi="PT Serif"/>
          <w:i/>
          <w:iCs/>
          <w:sz w:val="20"/>
          <w:szCs w:val="20"/>
        </w:rPr>
        <w:t>P</w:t>
      </w:r>
      <w:r w:rsidR="009E7A63" w:rsidRPr="007C543F">
        <w:rPr>
          <w:rFonts w:ascii="PT Serif" w:hAnsi="PT Serif"/>
          <w:sz w:val="20"/>
          <w:szCs w:val="20"/>
        </w:rPr>
        <w:t xml:space="preserve"> </w:t>
      </w:r>
      <w:r w:rsidR="009E7A63">
        <w:rPr>
          <w:rFonts w:ascii="PT Serif" w:hAnsi="PT Serif"/>
          <w:sz w:val="20"/>
          <w:szCs w:val="20"/>
        </w:rPr>
        <w:t>&lt;</w:t>
      </w:r>
      <w:r w:rsidR="009E7A63" w:rsidRPr="007C543F">
        <w:rPr>
          <w:rFonts w:ascii="PT Serif" w:hAnsi="PT Serif"/>
          <w:sz w:val="20"/>
          <w:szCs w:val="20"/>
        </w:rPr>
        <w:t xml:space="preserve"> 0.</w:t>
      </w:r>
      <w:r w:rsidR="009E7A63">
        <w:rPr>
          <w:rFonts w:ascii="PT Serif" w:hAnsi="PT Serif"/>
          <w:sz w:val="20"/>
          <w:szCs w:val="20"/>
        </w:rPr>
        <w:t xml:space="preserve">001, Figure </w:t>
      </w:r>
      <w:ins w:id="204" w:author="Sang Bin Lee" w:date="2024-03-02T03:58:00Z">
        <w:r w:rsidR="00FB0CC3">
          <w:rPr>
            <w:rFonts w:ascii="PT Serif" w:hAnsi="PT Serif"/>
            <w:sz w:val="20"/>
            <w:szCs w:val="20"/>
          </w:rPr>
          <w:t>S</w:t>
        </w:r>
      </w:ins>
      <w:r w:rsidR="009E7A63">
        <w:rPr>
          <w:rFonts w:ascii="PT Serif" w:hAnsi="PT Serif"/>
          <w:sz w:val="20"/>
          <w:szCs w:val="20"/>
        </w:rPr>
        <w:t xml:space="preserve">2A) </w:t>
      </w:r>
      <w:r w:rsidR="005F5290">
        <w:rPr>
          <w:rFonts w:ascii="PT Serif" w:hAnsi="PT Serif"/>
          <w:sz w:val="20"/>
          <w:szCs w:val="20"/>
        </w:rPr>
        <w:t xml:space="preserve">and longer period of tandem runs than </w:t>
      </w:r>
      <w:r w:rsidR="005F5290" w:rsidRPr="005F5290">
        <w:rPr>
          <w:rFonts w:ascii="PT Serif" w:hAnsi="PT Serif"/>
          <w:i/>
          <w:iCs/>
          <w:sz w:val="20"/>
          <w:szCs w:val="20"/>
        </w:rPr>
        <w:t>C. gestroi</w:t>
      </w:r>
      <w:r w:rsidR="009E7A63">
        <w:rPr>
          <w:rFonts w:ascii="PT Serif" w:hAnsi="PT Serif"/>
          <w:i/>
          <w:iCs/>
          <w:sz w:val="20"/>
          <w:szCs w:val="20"/>
        </w:rPr>
        <w:t xml:space="preserve"> </w:t>
      </w:r>
      <w:r w:rsidR="009E7A63">
        <w:rPr>
          <w:rFonts w:ascii="PT Serif" w:hAnsi="PT Serif"/>
          <w:sz w:val="20"/>
          <w:szCs w:val="20"/>
        </w:rPr>
        <w:t xml:space="preserve">(linear </w:t>
      </w:r>
      <w:r w:rsidR="009E7A63" w:rsidRPr="007C543F">
        <w:rPr>
          <w:rFonts w:ascii="PT Serif" w:hAnsi="PT Serif"/>
          <w:sz w:val="20"/>
          <w:szCs w:val="20"/>
        </w:rPr>
        <w:t>mixed-effects model,</w:t>
      </w:r>
      <w:r w:rsidR="009E7A63">
        <w:rPr>
          <w:rFonts w:ascii="PT Serif" w:hAnsi="PT Serif"/>
          <w:sz w:val="20"/>
          <w:szCs w:val="20"/>
        </w:rPr>
        <w:t xml:space="preserve"> </w:t>
      </w:r>
      <w:r w:rsidR="009E7A63" w:rsidRPr="007C543F">
        <w:rPr>
          <w:rFonts w:ascii="Courier New" w:hAnsi="Courier New" w:cs="Courier New"/>
          <w:sz w:val="20"/>
          <w:szCs w:val="20"/>
        </w:rPr>
        <w:t>χ</w:t>
      </w:r>
      <w:r w:rsidR="009E7A63" w:rsidRPr="007C543F">
        <w:rPr>
          <w:rFonts w:ascii="PT Serif" w:hAnsi="PT Serif"/>
          <w:sz w:val="20"/>
          <w:szCs w:val="20"/>
          <w:vertAlign w:val="superscript"/>
        </w:rPr>
        <w:t>2</w:t>
      </w:r>
      <w:r w:rsidR="009E7A63">
        <w:rPr>
          <w:rFonts w:ascii="PT Serif" w:hAnsi="PT Serif"/>
          <w:sz w:val="20"/>
          <w:szCs w:val="20"/>
          <w:vertAlign w:val="subscript"/>
        </w:rPr>
        <w:t>1</w:t>
      </w:r>
      <w:r w:rsidR="009E7A63">
        <w:rPr>
          <w:rFonts w:ascii="PT Serif" w:hAnsi="PT Serif"/>
          <w:sz w:val="20"/>
          <w:szCs w:val="20"/>
        </w:rPr>
        <w:t xml:space="preserve"> = 38.2,</w:t>
      </w:r>
      <w:r w:rsidR="009E7A63" w:rsidRPr="007C543F">
        <w:rPr>
          <w:rFonts w:ascii="PT Serif" w:hAnsi="PT Serif"/>
          <w:sz w:val="20"/>
          <w:szCs w:val="20"/>
        </w:rPr>
        <w:t xml:space="preserve"> </w:t>
      </w:r>
      <w:r w:rsidR="009E7A63" w:rsidRPr="007C543F">
        <w:rPr>
          <w:rFonts w:ascii="PT Serif" w:hAnsi="PT Serif"/>
          <w:i/>
          <w:iCs/>
          <w:sz w:val="20"/>
          <w:szCs w:val="20"/>
        </w:rPr>
        <w:t>P</w:t>
      </w:r>
      <w:r w:rsidR="009E7A63" w:rsidRPr="007C543F">
        <w:rPr>
          <w:rFonts w:ascii="PT Serif" w:hAnsi="PT Serif"/>
          <w:sz w:val="20"/>
          <w:szCs w:val="20"/>
        </w:rPr>
        <w:t xml:space="preserve"> </w:t>
      </w:r>
      <w:r w:rsidR="009E7A63">
        <w:rPr>
          <w:rFonts w:ascii="PT Serif" w:hAnsi="PT Serif"/>
          <w:sz w:val="20"/>
          <w:szCs w:val="20"/>
        </w:rPr>
        <w:t>&lt;</w:t>
      </w:r>
      <w:r w:rsidR="009E7A63" w:rsidRPr="007C543F">
        <w:rPr>
          <w:rFonts w:ascii="PT Serif" w:hAnsi="PT Serif"/>
          <w:sz w:val="20"/>
          <w:szCs w:val="20"/>
        </w:rPr>
        <w:t xml:space="preserve"> 0.</w:t>
      </w:r>
      <w:r w:rsidR="009E7A63">
        <w:rPr>
          <w:rFonts w:ascii="PT Serif" w:hAnsi="PT Serif"/>
          <w:sz w:val="20"/>
          <w:szCs w:val="20"/>
        </w:rPr>
        <w:t xml:space="preserve">001, Figure </w:t>
      </w:r>
      <w:ins w:id="205" w:author="Sang Bin Lee" w:date="2024-03-02T03:58:00Z">
        <w:r w:rsidR="00FB0CC3">
          <w:rPr>
            <w:rFonts w:ascii="PT Serif" w:hAnsi="PT Serif"/>
            <w:sz w:val="20"/>
            <w:szCs w:val="20"/>
          </w:rPr>
          <w:t>S</w:t>
        </w:r>
      </w:ins>
      <w:r w:rsidR="009E7A63">
        <w:rPr>
          <w:rFonts w:ascii="PT Serif" w:hAnsi="PT Serif"/>
          <w:sz w:val="20"/>
          <w:szCs w:val="20"/>
        </w:rPr>
        <w:t>2B)</w:t>
      </w:r>
      <w:r w:rsidR="005F5290">
        <w:rPr>
          <w:rFonts w:ascii="PT Serif" w:hAnsi="PT Serif"/>
          <w:sz w:val="20"/>
          <w:szCs w:val="20"/>
        </w:rPr>
        <w:t>.</w:t>
      </w:r>
      <w:r w:rsidR="009E7A63">
        <w:rPr>
          <w:rFonts w:ascii="PT Serif" w:hAnsi="PT Serif"/>
          <w:sz w:val="20"/>
          <w:szCs w:val="20"/>
        </w:rPr>
        <w:t xml:space="preserve"> Thus, tandem running stability is actually differen</w:t>
      </w:r>
      <w:ins w:id="206" w:author="Chouvenc,Thomas" w:date="2024-03-01T10:32:00Z">
        <w:r w:rsidR="00EC544A">
          <w:rPr>
            <w:rFonts w:ascii="PT Serif" w:hAnsi="PT Serif"/>
            <w:sz w:val="20"/>
            <w:szCs w:val="20"/>
          </w:rPr>
          <w:t>t</w:t>
        </w:r>
      </w:ins>
      <w:del w:id="207" w:author="Chouvenc,Thomas" w:date="2024-03-01T10:32:00Z">
        <w:r w:rsidR="009E7A63" w:rsidDel="00EC544A">
          <w:rPr>
            <w:rFonts w:ascii="PT Serif" w:hAnsi="PT Serif"/>
            <w:sz w:val="20"/>
            <w:szCs w:val="20"/>
          </w:rPr>
          <w:delText>ce</w:delText>
        </w:r>
      </w:del>
      <w:r w:rsidR="009E7A63">
        <w:rPr>
          <w:rFonts w:ascii="PT Serif" w:hAnsi="PT Serif"/>
          <w:sz w:val="20"/>
          <w:szCs w:val="20"/>
        </w:rPr>
        <w:t xml:space="preserve"> between </w:t>
      </w:r>
      <w:r w:rsidR="009E7A63" w:rsidRPr="009E7A63">
        <w:rPr>
          <w:rFonts w:ascii="PT Serif" w:hAnsi="PT Serif"/>
          <w:i/>
          <w:iCs/>
          <w:sz w:val="20"/>
          <w:szCs w:val="20"/>
        </w:rPr>
        <w:t>C. gestroi</w:t>
      </w:r>
      <w:r w:rsidR="009E7A63">
        <w:rPr>
          <w:rFonts w:ascii="PT Serif" w:hAnsi="PT Serif"/>
          <w:sz w:val="20"/>
          <w:szCs w:val="20"/>
        </w:rPr>
        <w:t xml:space="preserve"> and </w:t>
      </w:r>
      <w:r w:rsidR="009E7A63" w:rsidRPr="009E7A63">
        <w:rPr>
          <w:rFonts w:ascii="PT Serif" w:hAnsi="PT Serif"/>
          <w:i/>
          <w:iCs/>
          <w:sz w:val="20"/>
          <w:szCs w:val="20"/>
        </w:rPr>
        <w:t>C. formosanus</w:t>
      </w:r>
      <w:r w:rsidR="009E7A63">
        <w:rPr>
          <w:rFonts w:ascii="PT Serif" w:hAnsi="PT Serif"/>
          <w:sz w:val="20"/>
          <w:szCs w:val="20"/>
        </w:rPr>
        <w:t xml:space="preserve">, but Mizumoto et al., 2021 </w:t>
      </w:r>
      <w:r w:rsidR="009E7A63">
        <w:rPr>
          <w:rFonts w:ascii="PT Serif" w:hAnsi="PT Serif"/>
          <w:sz w:val="20"/>
          <w:szCs w:val="20"/>
        </w:rPr>
        <w:fldChar w:fldCharType="begin"/>
      </w:r>
      <w:r w:rsidR="00374CA1">
        <w:rPr>
          <w:rFonts w:ascii="PT Serif" w:hAnsi="PT Serif"/>
          <w:sz w:val="20"/>
          <w:szCs w:val="20"/>
        </w:rPr>
        <w:instrText xml:space="preserve"> ADDIN ZOTERO_ITEM CSL_CITATION {"citationID":"fusufSgm","properties":{"formattedCitation":"[16]","plainCitation":"[16]","noteIndex":0},"citationItems":[{"id":3472,"uris":["http://zotero.org/users/9949769/items/4Y2IM8RW"],"itemData":{"id":3472,"type":"article-journal","abstract":"In collective animal motion, coordination is often achieved by feedback between leaders and followers. For stable coordination, a leader's signals and a follower's responses are hypothesized to be attuned to each other. However, their roles are difficult to disentangle in species with highly coordinated movements, hiding potential diversity of behavioural mechanisms for collective behaviour. Here, we show that two Coptotermes termite species achieve a similar level of coordination via distinct sets of complementary leader-follower interactions. Even though C. gestroi females produce less pheromone than C. formosanus, tandem runs of both species were stable. Heterospecific pairs with C. gestroi males were also stable, but not those with C. formosanus males. We attributed this to the males' adaptation to the conspecific females; C. gestroi males have a unique capacity to follow females with small amounts of pheromone, while C. formosanus males reject C. gestroi females as unsuitable but are competitive over females with large amounts of pheromone. An information-theoretic analysis supported this conclusion by detecting information flow from female to male only in stable tandems. Our study highlights cryptic interspecific variation in movement coordination, a source of novelty for the evolution of social interactions.","container-title":"Proceedings of the Royal Society B: Biological Sciences","DOI":"10.1098/rspb.2021.0998","ISSN":"14712954","issue":"1954","license":"All rights reserved","note":"PMID: 34255998","page":"20210998","title":"Coordination of movement via complementary interactions of leaders and followers in termite mating pairs","volume":"288","author":[{"family":"Mizumoto","given":"Nobuaki"},{"family":"Lee","given":"Sang Bin"},{"family":"Valentini","given":"Gabriele"},{"family":"Chouvenc","given":"Thomas"},{"family":"Pratt","given":"Stephen C."}],"issued":{"date-parts":[["2021"]]}}}],"schema":"https://github.com/citation-style-language/schema/raw/master/csl-citation.json"} </w:instrText>
      </w:r>
      <w:r w:rsidR="009E7A63">
        <w:rPr>
          <w:rFonts w:ascii="PT Serif" w:hAnsi="PT Serif"/>
          <w:sz w:val="20"/>
          <w:szCs w:val="20"/>
        </w:rPr>
        <w:fldChar w:fldCharType="separate"/>
      </w:r>
      <w:r w:rsidR="009E7A63" w:rsidRPr="009E7A63">
        <w:rPr>
          <w:rFonts w:ascii="PT Serif" w:hAnsi="PT Serif"/>
          <w:sz w:val="20"/>
        </w:rPr>
        <w:t>[16]</w:t>
      </w:r>
      <w:r w:rsidR="009E7A63">
        <w:rPr>
          <w:rFonts w:ascii="PT Serif" w:hAnsi="PT Serif"/>
          <w:sz w:val="20"/>
          <w:szCs w:val="20"/>
        </w:rPr>
        <w:fldChar w:fldCharType="end"/>
      </w:r>
      <w:r w:rsidR="009E7A63">
        <w:rPr>
          <w:rFonts w:ascii="PT Serif" w:hAnsi="PT Serif"/>
          <w:sz w:val="20"/>
          <w:szCs w:val="20"/>
        </w:rPr>
        <w:t xml:space="preserve"> failed in detecting it probability due to the smaller sample size (Table S1).</w:t>
      </w:r>
    </w:p>
    <w:p w14:paraId="5AFC5109" w14:textId="76335CEF" w:rsidR="009E7A63" w:rsidRPr="009E7A63" w:rsidRDefault="009E7A63" w:rsidP="009E7A63">
      <w:pPr>
        <w:snapToGrid w:val="0"/>
        <w:spacing w:after="0" w:line="240" w:lineRule="auto"/>
        <w:ind w:firstLine="720"/>
        <w:jc w:val="both"/>
        <w:rPr>
          <w:rFonts w:ascii="PT Serif" w:hAnsi="PT Serif"/>
          <w:sz w:val="20"/>
          <w:szCs w:val="20"/>
        </w:rPr>
      </w:pPr>
      <w:r>
        <w:rPr>
          <w:rFonts w:ascii="PT Serif" w:hAnsi="PT Serif"/>
          <w:sz w:val="20"/>
          <w:szCs w:val="20"/>
        </w:rPr>
        <w:t xml:space="preserve">In </w:t>
      </w:r>
      <w:r w:rsidRPr="009E7A63">
        <w:rPr>
          <w:rFonts w:ascii="PT Serif" w:hAnsi="PT Serif"/>
          <w:i/>
          <w:iCs/>
          <w:sz w:val="20"/>
          <w:szCs w:val="20"/>
        </w:rPr>
        <w:t>C. gestroi</w:t>
      </w:r>
      <w:r>
        <w:rPr>
          <w:rFonts w:ascii="PT Serif" w:hAnsi="PT Serif"/>
          <w:sz w:val="20"/>
          <w:szCs w:val="20"/>
        </w:rPr>
        <w:t xml:space="preserve">, why did experiment in 2020 show higher stability of tandem runs compared to 2019 and 2021, even the difference is small? This experiment focused on the interspecific tandem runs between </w:t>
      </w:r>
      <w:r w:rsidRPr="009E7A63">
        <w:rPr>
          <w:rFonts w:ascii="PT Serif" w:hAnsi="PT Serif"/>
          <w:i/>
          <w:iCs/>
          <w:sz w:val="20"/>
          <w:szCs w:val="20"/>
        </w:rPr>
        <w:t>C. gestroi</w:t>
      </w:r>
      <w:r>
        <w:rPr>
          <w:rFonts w:ascii="PT Serif" w:hAnsi="PT Serif"/>
          <w:sz w:val="20"/>
          <w:szCs w:val="20"/>
        </w:rPr>
        <w:t xml:space="preserve"> and </w:t>
      </w:r>
      <w:r w:rsidRPr="009E7A63">
        <w:rPr>
          <w:rFonts w:ascii="PT Serif" w:hAnsi="PT Serif"/>
          <w:i/>
          <w:iCs/>
          <w:sz w:val="20"/>
          <w:szCs w:val="20"/>
        </w:rPr>
        <w:t>C. formosanus</w:t>
      </w:r>
      <w:r>
        <w:rPr>
          <w:rFonts w:ascii="PT Serif" w:hAnsi="PT Serif"/>
          <w:sz w:val="20"/>
          <w:szCs w:val="20"/>
        </w:rPr>
        <w:t xml:space="preserve">, thus, they observed their tandem runs on the date when both species swarmed together, which needs to be the very end of the </w:t>
      </w:r>
      <w:commentRangeStart w:id="208"/>
      <w:r>
        <w:rPr>
          <w:rFonts w:ascii="PT Serif" w:hAnsi="PT Serif"/>
          <w:sz w:val="20"/>
          <w:szCs w:val="20"/>
        </w:rPr>
        <w:t xml:space="preserve">swarming season </w:t>
      </w:r>
      <w:commentRangeEnd w:id="208"/>
      <w:r w:rsidR="00FB0CC3">
        <w:rPr>
          <w:rStyle w:val="CommentReference"/>
        </w:rPr>
        <w:commentReference w:id="208"/>
      </w:r>
      <w:r>
        <w:rPr>
          <w:rFonts w:ascii="PT Serif" w:hAnsi="PT Serif"/>
          <w:sz w:val="20"/>
          <w:szCs w:val="20"/>
        </w:rPr>
        <w:t xml:space="preserve">of </w:t>
      </w:r>
      <w:r w:rsidRPr="009E7A63">
        <w:rPr>
          <w:rFonts w:ascii="PT Serif" w:hAnsi="PT Serif"/>
          <w:i/>
          <w:iCs/>
          <w:sz w:val="20"/>
          <w:szCs w:val="20"/>
        </w:rPr>
        <w:t>C. gestroi</w:t>
      </w:r>
      <w:r>
        <w:rPr>
          <w:rFonts w:ascii="PT Serif" w:hAnsi="PT Serif"/>
          <w:sz w:val="20"/>
          <w:szCs w:val="20"/>
        </w:rPr>
        <w:t xml:space="preserve"> </w:t>
      </w:r>
      <w:r>
        <w:rPr>
          <w:rFonts w:ascii="PT Serif" w:hAnsi="PT Serif"/>
          <w:sz w:val="20"/>
          <w:szCs w:val="20"/>
        </w:rPr>
        <w:fldChar w:fldCharType="begin"/>
      </w:r>
      <w:r w:rsidR="00374CA1">
        <w:rPr>
          <w:rFonts w:ascii="PT Serif" w:hAnsi="PT Serif"/>
          <w:sz w:val="20"/>
          <w:szCs w:val="20"/>
        </w:rPr>
        <w:instrText xml:space="preserve"> ADDIN ZOTERO_ITEM CSL_CITATION {"citationID":"t4ANlQAQ","properties":{"formattedCitation":"[15]","plainCitation":"[15]","noteIndex":0},"citationItems":[{"id":2649,"uris":["http://zotero.org/users/9949769/items/D4U8UB5Z"],"itemData":{"id":2649,"type":"article-journal","abstract":"While hybridization of an invasive species with a native species is a common occurrence, hybridization between two invasive species is rare. Formosan subterranean termites (Coptotermes formosanus) and Asian subterranean termites (C. gestroi) are both ecologically successful and are the two most economically important termite pests in the world. Both species have spread throughout many areas of the world due to human activity; however, their distributions overlap in only three narrow areas because of distinct ecological requirements. In south Florida, where C. formosanus and C. gestroi are both invasive, the dispersal flight seasons of both species overlapped for the first time on record in 2013 and 2014. Pairings of heterospecific individuals were readily observed in the field and C. gestroi males preferentially engaged in mating behavior with C. formosanus females rather than females from their own species. In the laboratory, heterospecific and conspecific pairings had an equal colony establishment rate, but heterospecific incipient colonies had twice the growth rate of conspecific incipient colonies, suggesting a potential case of hybrid vigor. As all pre-zygotic barriers were lifted between the two species in the field, the apparent absence of post-zygotic barriers in the laboratory raises the possibility for introgressive hybridization in south Florida. While laboratory observations remain to be confirmed in the field, and the alate hybrid fertility is currently unknown, our results raise a tangible concern about the hybridization of two major destructive pest species. Such hybridization would likely be associated with a new economic impact.","container-title":"PLoS ONE","DOI":"10.1371/journal.pone.0120745","ISSN":"19326203","issue":"3","note":"PMID: 25806968\npublisher: Public Library of Science\nISBN: 10.1371/journal.pone.0120745","page":"e0120745","title":"Hybridization of two major termite invaders as a consequence of human activity","volume":"10","author":[{"family":"Chouvenc","given":"Thomas"},{"family":"Helmick","given":"Ericka E."},{"family":"Su","given":"Nan-Yao"}],"editor":[{"family":"Córdoba-Aguilar","given":"Alex"}],"issued":{"date-parts":[["2015",3,25]]}}}],"schema":"https://github.com/citation-style-language/schema/raw/master/csl-citation.json"} </w:instrText>
      </w:r>
      <w:r>
        <w:rPr>
          <w:rFonts w:ascii="PT Serif" w:hAnsi="PT Serif"/>
          <w:sz w:val="20"/>
          <w:szCs w:val="20"/>
        </w:rPr>
        <w:fldChar w:fldCharType="separate"/>
      </w:r>
      <w:r w:rsidRPr="009E7A63">
        <w:rPr>
          <w:rFonts w:ascii="PT Serif" w:hAnsi="PT Serif"/>
          <w:sz w:val="20"/>
        </w:rPr>
        <w:t>[15]</w:t>
      </w:r>
      <w:r>
        <w:rPr>
          <w:rFonts w:ascii="PT Serif" w:hAnsi="PT Serif"/>
          <w:sz w:val="20"/>
          <w:szCs w:val="20"/>
        </w:rPr>
        <w:fldChar w:fldCharType="end"/>
      </w:r>
      <w:r>
        <w:rPr>
          <w:rFonts w:ascii="PT Serif" w:hAnsi="PT Serif"/>
          <w:sz w:val="20"/>
          <w:szCs w:val="20"/>
        </w:rPr>
        <w:t xml:space="preserve"> (Table S1). As physiological conditions of termite</w:t>
      </w:r>
      <w:ins w:id="209" w:author="Chouvenc,Thomas" w:date="2024-03-01T10:33:00Z">
        <w:r w:rsidR="00EC544A">
          <w:rPr>
            <w:rFonts w:ascii="PT Serif" w:hAnsi="PT Serif"/>
            <w:sz w:val="20"/>
            <w:szCs w:val="20"/>
          </w:rPr>
          <w:t xml:space="preserve"> alate</w:t>
        </w:r>
      </w:ins>
      <w:r>
        <w:rPr>
          <w:rFonts w:ascii="PT Serif" w:hAnsi="PT Serif"/>
          <w:sz w:val="20"/>
          <w:szCs w:val="20"/>
        </w:rPr>
        <w:t xml:space="preserve">s can change across the swarming seasons in both </w:t>
      </w:r>
      <w:r w:rsidRPr="009E7A63">
        <w:rPr>
          <w:rFonts w:ascii="PT Serif" w:hAnsi="PT Serif"/>
          <w:i/>
          <w:iCs/>
          <w:sz w:val="20"/>
          <w:szCs w:val="20"/>
        </w:rPr>
        <w:t>C. gestroi</w:t>
      </w:r>
      <w:r>
        <w:rPr>
          <w:rFonts w:ascii="PT Serif" w:hAnsi="PT Serif"/>
          <w:sz w:val="20"/>
          <w:szCs w:val="20"/>
        </w:rPr>
        <w:t xml:space="preserve"> and </w:t>
      </w:r>
      <w:r w:rsidRPr="009E7A63">
        <w:rPr>
          <w:rFonts w:ascii="PT Serif" w:hAnsi="PT Serif"/>
          <w:i/>
          <w:iCs/>
          <w:sz w:val="20"/>
          <w:szCs w:val="20"/>
        </w:rPr>
        <w:t>C. formosanus</w:t>
      </w:r>
      <w:r>
        <w:rPr>
          <w:rFonts w:ascii="PT Serif" w:hAnsi="PT Serif"/>
          <w:sz w:val="20"/>
          <w:szCs w:val="20"/>
        </w:rPr>
        <w:t xml:space="preserve"> </w:t>
      </w:r>
      <w:r w:rsidR="00A56B3D">
        <w:rPr>
          <w:rFonts w:ascii="PT Serif" w:hAnsi="PT Serif"/>
          <w:sz w:val="20"/>
          <w:szCs w:val="20"/>
        </w:rPr>
        <w:fldChar w:fldCharType="begin"/>
      </w:r>
      <w:r w:rsidR="00374CA1">
        <w:rPr>
          <w:rFonts w:ascii="PT Serif" w:hAnsi="PT Serif"/>
          <w:sz w:val="20"/>
          <w:szCs w:val="20"/>
        </w:rPr>
        <w:instrText xml:space="preserve"> ADDIN ZOTERO_ITEM CSL_CITATION {"citationID":"dIIXHfOB","properties":{"formattedCitation":"[33]","plainCitation":"[33]","noteIndex":0},"citationItems":[{"id":2471,"uris":["http://zotero.org/users/9949769/items/Y8UQAL7B"],"itemData":{"id":2471,"type":"article-journal","abstract":"The dispersal flight activity (“swarming”) of two invasive subterranean termite species, Coptotermes gestroi (Wasmann) and Coptotermes formosanus Shiraki, was monitored in metropolitan southeastern Florida, where both species are now sympatric and major structural pests. Historical records of alates collected in the area showed that the two species have distinct peaks of flight activity, from mid-February to late April for C. gestroi, and from early April to late June for C. formosanus. However, an overlap of the two dispersal flight seasons has been observed since at least 2005. The daily monitoring of dispersal flight events in southeastern Florida in 2014, 2015, and 2016 confirmed that simultaneous flights occurred several times each year. In addition, environmental conditions for favorable flights were identified, and it was established that low temperature was the primary factor inhibiting both species from dispersal flights, while all other factors had little impact on the occurrence of major dispersal flight events. However, both species shared similar temperature requirements for favorable dispersal flight conditions despite distinct peaks of activity over time. The analysis of sex ratios and average weights of the alates suggests that intrinsic colony factors are important for the timing of the maturation of alates, and that once a cohort of individuals is ready to disperse, a flight may occur as soon as the environmental conditions are favorable.","container-title":"Journal of Economic Entomology","DOI":"10.1093/jee/tox136","note":"publisher: University of Hawaii, College of Tropical Agriculture and Human Resources, HI","page":"291-312","title":"Flight phenology of two &lt;i&gt;Coptotermes&lt;/i&gt; species (Isoptera: Rhinotermitidae) in southeastern Florida","volume":"56","author":[{"family":"Chouvenc","given":"Thomas"},{"family":"Scheffrahn","given":"Rudolf H."},{"family":"Mullins","given":"Aaron J."},{"family":"Su","given":"Nan-Yao"}],"issued":{"date-parts":[["2017",5,10]]}}}],"schema":"https://github.com/citation-style-language/schema/raw/master/csl-citation.json"} </w:instrText>
      </w:r>
      <w:r w:rsidR="00A56B3D">
        <w:rPr>
          <w:rFonts w:ascii="PT Serif" w:hAnsi="PT Serif"/>
          <w:sz w:val="20"/>
          <w:szCs w:val="20"/>
        </w:rPr>
        <w:fldChar w:fldCharType="separate"/>
      </w:r>
      <w:r w:rsidR="00374CA1" w:rsidRPr="00374CA1">
        <w:rPr>
          <w:rFonts w:ascii="PT Serif" w:hAnsi="PT Serif"/>
          <w:sz w:val="20"/>
        </w:rPr>
        <w:t>[33]</w:t>
      </w:r>
      <w:r w:rsidR="00A56B3D">
        <w:rPr>
          <w:rFonts w:ascii="PT Serif" w:hAnsi="PT Serif"/>
          <w:sz w:val="20"/>
          <w:szCs w:val="20"/>
        </w:rPr>
        <w:fldChar w:fldCharType="end"/>
      </w:r>
      <w:r>
        <w:rPr>
          <w:rFonts w:ascii="PT Serif" w:hAnsi="PT Serif"/>
          <w:sz w:val="20"/>
          <w:szCs w:val="20"/>
        </w:rPr>
        <w:t xml:space="preserve">, this variability of swarming season might have changed their tandem running behavior, too. Further studies need to </w:t>
      </w:r>
      <w:r w:rsidR="00A56B3D">
        <w:rPr>
          <w:rFonts w:ascii="PT Serif" w:hAnsi="PT Serif"/>
          <w:sz w:val="20"/>
          <w:szCs w:val="20"/>
        </w:rPr>
        <w:t>clarify</w:t>
      </w:r>
      <w:r>
        <w:rPr>
          <w:rFonts w:ascii="PT Serif" w:hAnsi="PT Serif"/>
          <w:sz w:val="20"/>
          <w:szCs w:val="20"/>
        </w:rPr>
        <w:t xml:space="preserve"> this hypothesis.</w:t>
      </w:r>
    </w:p>
    <w:p w14:paraId="74D9E7A0" w14:textId="31E7D5CA" w:rsidR="00A56B3D" w:rsidRDefault="00A56B3D">
      <w:pPr>
        <w:rPr>
          <w:rFonts w:ascii="PT Serif" w:hAnsi="PT Serif"/>
          <w:b/>
          <w:bCs/>
          <w:sz w:val="20"/>
          <w:szCs w:val="20"/>
        </w:rPr>
      </w:pPr>
      <w:r>
        <w:rPr>
          <w:rFonts w:ascii="PT Serif" w:hAnsi="PT Serif"/>
          <w:b/>
          <w:bCs/>
          <w:sz w:val="20"/>
          <w:szCs w:val="20"/>
        </w:rPr>
        <w:br w:type="page"/>
      </w:r>
    </w:p>
    <w:p w14:paraId="6C724726" w14:textId="52AA5E45" w:rsidR="001F533A" w:rsidRDefault="001547A8" w:rsidP="001F533A">
      <w:pPr>
        <w:snapToGrid w:val="0"/>
        <w:spacing w:after="0" w:line="240" w:lineRule="auto"/>
        <w:jc w:val="center"/>
        <w:rPr>
          <w:rFonts w:ascii="PT Serif" w:hAnsi="PT Serif"/>
          <w:b/>
          <w:bCs/>
          <w:sz w:val="20"/>
          <w:szCs w:val="20"/>
        </w:rPr>
      </w:pPr>
      <w:ins w:id="210" w:author="Nobuaki Mizumoto [2]" w:date="2024-03-05T10:21:00Z">
        <w:r>
          <w:rPr>
            <w:rFonts w:ascii="PT Serif" w:hAnsi="PT Serif"/>
            <w:b/>
            <w:bCs/>
            <w:noProof/>
            <w:sz w:val="20"/>
            <w:szCs w:val="20"/>
          </w:rPr>
          <w:lastRenderedPageBreak/>
          <w:drawing>
            <wp:inline distT="0" distB="0" distL="0" distR="0" wp14:anchorId="70F2F6B0" wp14:editId="7315FC4B">
              <wp:extent cx="4572000" cy="2743200"/>
              <wp:effectExtent l="0" t="0" r="0" b="0"/>
              <wp:docPr id="6153782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72000" cy="2743200"/>
                      </a:xfrm>
                      <a:prstGeom prst="rect">
                        <a:avLst/>
                      </a:prstGeom>
                      <a:noFill/>
                      <a:ln>
                        <a:noFill/>
                      </a:ln>
                    </pic:spPr>
                  </pic:pic>
                </a:graphicData>
              </a:graphic>
            </wp:inline>
          </w:drawing>
        </w:r>
      </w:ins>
      <w:del w:id="211" w:author="Nobuaki Mizumoto [2]" w:date="2024-03-05T10:21:00Z">
        <w:r w:rsidR="001F533A" w:rsidDel="001547A8">
          <w:rPr>
            <w:rFonts w:ascii="PT Serif" w:hAnsi="PT Serif"/>
            <w:b/>
            <w:bCs/>
            <w:noProof/>
            <w:sz w:val="20"/>
            <w:szCs w:val="20"/>
          </w:rPr>
          <w:drawing>
            <wp:inline distT="0" distB="0" distL="0" distR="0" wp14:anchorId="6D8AA0A2" wp14:editId="4AC143AC">
              <wp:extent cx="4572000" cy="2743200"/>
              <wp:effectExtent l="0" t="0" r="0" b="0"/>
              <wp:docPr id="1555370726" name="Picture 6" descr="A graph of two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370726" name="Picture 6" descr="A graph of two peopl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72000" cy="2743200"/>
                      </a:xfrm>
                      <a:prstGeom prst="rect">
                        <a:avLst/>
                      </a:prstGeom>
                      <a:noFill/>
                      <a:ln>
                        <a:noFill/>
                      </a:ln>
                    </pic:spPr>
                  </pic:pic>
                </a:graphicData>
              </a:graphic>
            </wp:inline>
          </w:drawing>
        </w:r>
      </w:del>
    </w:p>
    <w:p w14:paraId="4B85E269" w14:textId="5959532C" w:rsidR="001F533A" w:rsidRPr="00500E55" w:rsidRDefault="001F533A" w:rsidP="001F533A">
      <w:pPr>
        <w:tabs>
          <w:tab w:val="left" w:pos="720"/>
          <w:tab w:val="left" w:pos="9360"/>
        </w:tabs>
        <w:snapToGrid w:val="0"/>
        <w:spacing w:after="0" w:line="240" w:lineRule="auto"/>
        <w:ind w:left="720" w:right="720"/>
        <w:jc w:val="both"/>
        <w:rPr>
          <w:rFonts w:ascii="PT Serif" w:hAnsi="PT Serif"/>
          <w:sz w:val="20"/>
          <w:szCs w:val="20"/>
        </w:rPr>
      </w:pPr>
      <w:r w:rsidRPr="00500E55">
        <w:rPr>
          <w:rFonts w:ascii="PT Serif" w:hAnsi="PT Serif"/>
          <w:b/>
          <w:bCs/>
          <w:sz w:val="20"/>
          <w:szCs w:val="20"/>
        </w:rPr>
        <w:t xml:space="preserve">Figure </w:t>
      </w:r>
      <w:r>
        <w:rPr>
          <w:rFonts w:ascii="PT Serif" w:hAnsi="PT Serif"/>
          <w:b/>
          <w:bCs/>
          <w:sz w:val="20"/>
          <w:szCs w:val="20"/>
        </w:rPr>
        <w:t>S1</w:t>
      </w:r>
      <w:r w:rsidRPr="00500E55">
        <w:rPr>
          <w:rFonts w:ascii="PT Serif" w:hAnsi="PT Serif"/>
          <w:b/>
          <w:bCs/>
          <w:sz w:val="20"/>
          <w:szCs w:val="20"/>
        </w:rPr>
        <w:t>.</w:t>
      </w:r>
      <w:r w:rsidRPr="00500E55">
        <w:rPr>
          <w:rFonts w:ascii="PT Serif" w:hAnsi="PT Serif"/>
          <w:sz w:val="20"/>
          <w:szCs w:val="20"/>
        </w:rPr>
        <w:t xml:space="preserve"> </w:t>
      </w:r>
      <w:r>
        <w:rPr>
          <w:rFonts w:ascii="PT Serif" w:hAnsi="PT Serif"/>
          <w:sz w:val="20"/>
          <w:szCs w:val="20"/>
        </w:rPr>
        <w:t>C</w:t>
      </w:r>
      <w:r w:rsidRPr="001F533A">
        <w:rPr>
          <w:rFonts w:ascii="PT Serif" w:hAnsi="PT Serif"/>
          <w:sz w:val="20"/>
          <w:szCs w:val="20"/>
        </w:rPr>
        <w:t xml:space="preserve">omparison of the duration of tandem running until separation across different </w:t>
      </w:r>
      <w:r>
        <w:rPr>
          <w:rFonts w:ascii="PT Serif" w:hAnsi="PT Serif"/>
          <w:sz w:val="20"/>
          <w:szCs w:val="20"/>
        </w:rPr>
        <w:t xml:space="preserve">pairing </w:t>
      </w:r>
      <w:r w:rsidRPr="001F533A">
        <w:rPr>
          <w:rFonts w:ascii="PT Serif" w:hAnsi="PT Serif"/>
          <w:sz w:val="20"/>
          <w:szCs w:val="20"/>
        </w:rPr>
        <w:t>combinations</w:t>
      </w:r>
      <w:r>
        <w:rPr>
          <w:rFonts w:ascii="PT Serif" w:hAnsi="PT Serif"/>
          <w:sz w:val="20"/>
          <w:szCs w:val="20"/>
        </w:rPr>
        <w:t xml:space="preserve"> and species</w:t>
      </w:r>
      <w:r w:rsidRPr="001F533A">
        <w:rPr>
          <w:rFonts w:ascii="PT Serif" w:hAnsi="PT Serif"/>
          <w:sz w:val="20"/>
          <w:szCs w:val="20"/>
        </w:rPr>
        <w:t xml:space="preserve">. Kaplan–Meier survival curves were generated for each pairing combination. </w:t>
      </w:r>
      <w:r>
        <w:rPr>
          <w:rFonts w:ascii="PT Serif" w:hAnsi="PT Serif"/>
          <w:sz w:val="20"/>
          <w:szCs w:val="20"/>
        </w:rPr>
        <w:t xml:space="preserve">The marks for </w:t>
      </w:r>
      <w:r w:rsidRPr="001F533A">
        <w:rPr>
          <w:rFonts w:ascii="PT Serif" w:hAnsi="PT Serif"/>
          <w:sz w:val="20"/>
          <w:szCs w:val="20"/>
        </w:rPr>
        <w:t xml:space="preserve">censored data </w:t>
      </w:r>
      <w:r>
        <w:rPr>
          <w:rFonts w:ascii="PT Serif" w:hAnsi="PT Serif"/>
          <w:sz w:val="20"/>
          <w:szCs w:val="20"/>
        </w:rPr>
        <w:t>are not shown</w:t>
      </w:r>
      <w:r w:rsidRPr="001F533A">
        <w:rPr>
          <w:rFonts w:ascii="PT Serif" w:hAnsi="PT Serif"/>
          <w:sz w:val="20"/>
          <w:szCs w:val="20"/>
        </w:rPr>
        <w:t>. Shaded regions show 95% confidence intervals.</w:t>
      </w:r>
    </w:p>
    <w:p w14:paraId="0B21A4C6" w14:textId="483693B8" w:rsidR="00A56B3D" w:rsidRDefault="00A56B3D">
      <w:pPr>
        <w:rPr>
          <w:rFonts w:ascii="PT Serif" w:hAnsi="PT Serif"/>
          <w:b/>
          <w:bCs/>
          <w:sz w:val="20"/>
          <w:szCs w:val="20"/>
        </w:rPr>
      </w:pPr>
      <w:r>
        <w:rPr>
          <w:rFonts w:ascii="PT Serif" w:hAnsi="PT Serif"/>
          <w:b/>
          <w:bCs/>
          <w:sz w:val="20"/>
          <w:szCs w:val="20"/>
        </w:rPr>
        <w:br w:type="page"/>
      </w:r>
    </w:p>
    <w:p w14:paraId="0005F689" w14:textId="416C9B04" w:rsidR="00E36BDD" w:rsidRDefault="001547A8" w:rsidP="001F533A">
      <w:pPr>
        <w:snapToGrid w:val="0"/>
        <w:spacing w:after="0" w:line="240" w:lineRule="auto"/>
        <w:jc w:val="center"/>
        <w:rPr>
          <w:rFonts w:ascii="PT Serif" w:hAnsi="PT Serif"/>
          <w:b/>
          <w:bCs/>
          <w:sz w:val="20"/>
          <w:szCs w:val="20"/>
        </w:rPr>
      </w:pPr>
      <w:ins w:id="212" w:author="Nobuaki Mizumoto [2]" w:date="2024-03-05T10:22:00Z">
        <w:r>
          <w:rPr>
            <w:rFonts w:ascii="PT Serif" w:hAnsi="PT Serif"/>
            <w:b/>
            <w:bCs/>
            <w:noProof/>
            <w:sz w:val="20"/>
            <w:szCs w:val="20"/>
          </w:rPr>
          <w:lastRenderedPageBreak/>
          <w:drawing>
            <wp:inline distT="0" distB="0" distL="0" distR="0" wp14:anchorId="5B97BC0D" wp14:editId="0AF4F98B">
              <wp:extent cx="6400800" cy="3200400"/>
              <wp:effectExtent l="0" t="0" r="0" b="0"/>
              <wp:docPr id="4116163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00800" cy="3200400"/>
                      </a:xfrm>
                      <a:prstGeom prst="rect">
                        <a:avLst/>
                      </a:prstGeom>
                      <a:noFill/>
                      <a:ln>
                        <a:noFill/>
                      </a:ln>
                    </pic:spPr>
                  </pic:pic>
                </a:graphicData>
              </a:graphic>
            </wp:inline>
          </w:drawing>
        </w:r>
      </w:ins>
      <w:del w:id="213" w:author="Nobuaki Mizumoto [2]" w:date="2024-03-05T10:22:00Z">
        <w:r w:rsidR="00E36BDD" w:rsidDel="001547A8">
          <w:rPr>
            <w:rFonts w:ascii="PT Serif" w:hAnsi="PT Serif"/>
            <w:b/>
            <w:bCs/>
            <w:noProof/>
            <w:sz w:val="20"/>
            <w:szCs w:val="20"/>
          </w:rPr>
          <w:drawing>
            <wp:inline distT="0" distB="0" distL="0" distR="0" wp14:anchorId="4CACBD8B" wp14:editId="17AF0CF0">
              <wp:extent cx="5486400" cy="2550954"/>
              <wp:effectExtent l="0" t="0" r="0" b="0"/>
              <wp:docPr id="20912644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7008"/>
                      <a:stretch/>
                    </pic:blipFill>
                    <pic:spPr bwMode="auto">
                      <a:xfrm>
                        <a:off x="0" y="0"/>
                        <a:ext cx="5486400" cy="2550954"/>
                      </a:xfrm>
                      <a:prstGeom prst="rect">
                        <a:avLst/>
                      </a:prstGeom>
                      <a:noFill/>
                      <a:ln>
                        <a:noFill/>
                      </a:ln>
                      <a:extLst>
                        <a:ext uri="{53640926-AAD7-44D8-BBD7-CCE9431645EC}">
                          <a14:shadowObscured xmlns:a14="http://schemas.microsoft.com/office/drawing/2010/main"/>
                        </a:ext>
                      </a:extLst>
                    </pic:spPr>
                  </pic:pic>
                </a:graphicData>
              </a:graphic>
            </wp:inline>
          </w:drawing>
        </w:r>
      </w:del>
    </w:p>
    <w:p w14:paraId="03743886" w14:textId="50585B6B" w:rsidR="00E36BDD" w:rsidRPr="00500E55" w:rsidRDefault="00E36BDD" w:rsidP="00E36BDD">
      <w:pPr>
        <w:tabs>
          <w:tab w:val="left" w:pos="720"/>
          <w:tab w:val="left" w:pos="9360"/>
        </w:tabs>
        <w:snapToGrid w:val="0"/>
        <w:spacing w:after="0" w:line="240" w:lineRule="auto"/>
        <w:ind w:left="720" w:right="720"/>
        <w:jc w:val="both"/>
        <w:rPr>
          <w:rFonts w:ascii="PT Serif" w:hAnsi="PT Serif"/>
          <w:sz w:val="20"/>
          <w:szCs w:val="20"/>
        </w:rPr>
      </w:pPr>
      <w:r>
        <w:rPr>
          <w:rFonts w:ascii="PT Serif" w:hAnsi="PT Serif"/>
          <w:b/>
          <w:bCs/>
          <w:sz w:val="20"/>
          <w:szCs w:val="20"/>
        </w:rPr>
        <w:t xml:space="preserve">Figure S2. </w:t>
      </w:r>
      <w:r>
        <w:rPr>
          <w:rFonts w:ascii="PT Serif" w:hAnsi="PT Serif"/>
          <w:sz w:val="20"/>
          <w:szCs w:val="20"/>
        </w:rPr>
        <w:t>C</w:t>
      </w:r>
      <w:r w:rsidRPr="001F533A">
        <w:rPr>
          <w:rFonts w:ascii="PT Serif" w:hAnsi="PT Serif"/>
          <w:sz w:val="20"/>
          <w:szCs w:val="20"/>
        </w:rPr>
        <w:t xml:space="preserve">omparison of </w:t>
      </w:r>
      <w:r>
        <w:rPr>
          <w:rFonts w:ascii="PT Serif" w:hAnsi="PT Serif"/>
          <w:sz w:val="20"/>
          <w:szCs w:val="20"/>
        </w:rPr>
        <w:t xml:space="preserve">tandem running behavior in heterosexual pairs across different experiments in (A) the </w:t>
      </w:r>
      <w:r w:rsidRPr="001F533A">
        <w:rPr>
          <w:rFonts w:ascii="PT Serif" w:hAnsi="PT Serif"/>
          <w:sz w:val="20"/>
          <w:szCs w:val="20"/>
        </w:rPr>
        <w:t>duration of tandem running until separation</w:t>
      </w:r>
      <w:r>
        <w:rPr>
          <w:rFonts w:ascii="PT Serif" w:hAnsi="PT Serif"/>
          <w:sz w:val="20"/>
          <w:szCs w:val="20"/>
        </w:rPr>
        <w:t xml:space="preserve"> and in (B) total time spent in tandem during </w:t>
      </w:r>
      <w:r w:rsidR="00AB2EC2">
        <w:rPr>
          <w:rFonts w:ascii="PT Serif" w:hAnsi="PT Serif"/>
          <w:sz w:val="20"/>
          <w:szCs w:val="20"/>
        </w:rPr>
        <w:t>30-minute observation</w:t>
      </w:r>
      <w:r>
        <w:rPr>
          <w:rFonts w:ascii="PT Serif" w:hAnsi="PT Serif"/>
          <w:sz w:val="20"/>
          <w:szCs w:val="20"/>
        </w:rPr>
        <w:t xml:space="preserve">. Data from Florida 2019 is from Mizumoto et al., 2020 </w:t>
      </w:r>
      <w:r>
        <w:rPr>
          <w:rFonts w:ascii="PT Serif" w:hAnsi="PT Serif"/>
          <w:sz w:val="20"/>
          <w:szCs w:val="20"/>
        </w:rPr>
        <w:fldChar w:fldCharType="begin"/>
      </w:r>
      <w:r w:rsidR="00374CA1">
        <w:rPr>
          <w:rFonts w:ascii="PT Serif" w:hAnsi="PT Serif"/>
          <w:sz w:val="20"/>
          <w:szCs w:val="20"/>
        </w:rPr>
        <w:instrText xml:space="preserve"> ADDIN ZOTERO_ITEM CSL_CITATION {"citationID":"3wuPrOMm","properties":{"formattedCitation":"[18]","plainCitation":"[18]","noteIndex":0},"citationItems":[{"id":3289,"uris":["http://zotero.org/users/9949769/items/FZFVDHJA"],"itemData":{"id":3289,"type":"article-journal","abstract":"Parental care is a notable aspect of reproductive effort in many animals. The interaction between offspring begging and the parental feeding response is an important communication mechanism that regulates offspring food supply, and reducing the cost of superfluous begging is beneficial to both parents and offspring. Here we concluded that parents of the burying beetle Nicrophorus quadripunctatus inform their offspring of their preparation for provisioning by emitting “provisioning pheromone.” Female parents emitted an antimicrobial aromatic compound, 2-phenoxyethanol, in their regurgitation before provisioning, and this compound elicits begging behavior from their offspring. Furthermore, begging incurs growth and survival costs, and parents spent more than 85% of their time in close proximity to their offspring without provisioning. Therefore, it is suggested that limiting offspring begging during provisioning is beneficial to both parents and offspring. We report here a novel aspect of parent-offspring communication in family life.","container-title":"Journal of Animal Ecology","DOI":"10.1111/1365-2656.13320","ISSN":"0021-8790","license":"All rights reserved","page":"2542-2552","title":"Termite males enhance mating encounters by changing speed according to density","volume":"89","author":[{"family":"Mizumoto","given":"Nobuaki"},{"family":"Rizo","given":"Arturo"},{"family":"Pratt","given":"Stephen C."},{"family":"Chouvenc","given":"Thomas"}],"issued":{"date-parts":[["2020"]]}}}],"schema":"https://github.com/citation-style-language/schema/raw/master/csl-citation.json"} </w:instrText>
      </w:r>
      <w:r>
        <w:rPr>
          <w:rFonts w:ascii="PT Serif" w:hAnsi="PT Serif"/>
          <w:sz w:val="20"/>
          <w:szCs w:val="20"/>
        </w:rPr>
        <w:fldChar w:fldCharType="separate"/>
      </w:r>
      <w:r w:rsidRPr="00E36BDD">
        <w:rPr>
          <w:rFonts w:ascii="PT Serif" w:hAnsi="PT Serif"/>
          <w:sz w:val="20"/>
        </w:rPr>
        <w:t>[18]</w:t>
      </w:r>
      <w:r>
        <w:rPr>
          <w:rFonts w:ascii="PT Serif" w:hAnsi="PT Serif"/>
          <w:sz w:val="20"/>
          <w:szCs w:val="20"/>
        </w:rPr>
        <w:fldChar w:fldCharType="end"/>
      </w:r>
      <w:r>
        <w:rPr>
          <w:rFonts w:ascii="PT Serif" w:hAnsi="PT Serif"/>
          <w:sz w:val="20"/>
          <w:szCs w:val="20"/>
        </w:rPr>
        <w:t xml:space="preserve">, from Florida 2020 is from Mizumoto et al., 2021 </w:t>
      </w:r>
      <w:r>
        <w:rPr>
          <w:rFonts w:ascii="PT Serif" w:hAnsi="PT Serif"/>
          <w:sz w:val="20"/>
          <w:szCs w:val="20"/>
        </w:rPr>
        <w:fldChar w:fldCharType="begin"/>
      </w:r>
      <w:r w:rsidR="00374CA1">
        <w:rPr>
          <w:rFonts w:ascii="PT Serif" w:hAnsi="PT Serif"/>
          <w:sz w:val="20"/>
          <w:szCs w:val="20"/>
        </w:rPr>
        <w:instrText xml:space="preserve"> ADDIN ZOTERO_ITEM CSL_CITATION {"citationID":"VL6M1WMb","properties":{"formattedCitation":"[16]","plainCitation":"[16]","noteIndex":0},"citationItems":[{"id":3472,"uris":["http://zotero.org/users/9949769/items/4Y2IM8RW"],"itemData":{"id":3472,"type":"article-journal","abstract":"In collective animal motion, coordination is often achieved by feedback between leaders and followers. For stable coordination, a leader's signals and a follower's responses are hypothesized to be attuned to each other. However, their roles are difficult to disentangle in species with highly coordinated movements, hiding potential diversity of behavioural mechanisms for collective behaviour. Here, we show that two Coptotermes termite species achieve a similar level of coordination via distinct sets of complementary leader-follower interactions. Even though C. gestroi females produce less pheromone than C. formosanus, tandem runs of both species were stable. Heterospecific pairs with C. gestroi males were also stable, but not those with C. formosanus males. We attributed this to the males' adaptation to the conspecific females; C. gestroi males have a unique capacity to follow females with small amounts of pheromone, while C. formosanus males reject C. gestroi females as unsuitable but are competitive over females with large amounts of pheromone. An information-theoretic analysis supported this conclusion by detecting information flow from female to male only in stable tandems. Our study highlights cryptic interspecific variation in movement coordination, a source of novelty for the evolution of social interactions.","container-title":"Proceedings of the Royal Society B: Biological Sciences","DOI":"10.1098/rspb.2021.0998","ISSN":"14712954","issue":"1954","license":"All rights reserved","note":"PMID: 34255998","page":"20210998","title":"Coordination of movement via complementary interactions of leaders and followers in termite mating pairs","volume":"288","author":[{"family":"Mizumoto","given":"Nobuaki"},{"family":"Lee","given":"Sang Bin"},{"family":"Valentini","given":"Gabriele"},{"family":"Chouvenc","given":"Thomas"},{"family":"Pratt","given":"Stephen C."}],"issued":{"date-parts":[["2021"]]}}}],"schema":"https://github.com/citation-style-language/schema/raw/master/csl-citation.json"} </w:instrText>
      </w:r>
      <w:r>
        <w:rPr>
          <w:rFonts w:ascii="PT Serif" w:hAnsi="PT Serif"/>
          <w:sz w:val="20"/>
          <w:szCs w:val="20"/>
        </w:rPr>
        <w:fldChar w:fldCharType="separate"/>
      </w:r>
      <w:r w:rsidRPr="00E36BDD">
        <w:rPr>
          <w:rFonts w:ascii="PT Serif" w:hAnsi="PT Serif"/>
          <w:sz w:val="20"/>
        </w:rPr>
        <w:t>[16]</w:t>
      </w:r>
      <w:r>
        <w:rPr>
          <w:rFonts w:ascii="PT Serif" w:hAnsi="PT Serif"/>
          <w:sz w:val="20"/>
          <w:szCs w:val="20"/>
        </w:rPr>
        <w:fldChar w:fldCharType="end"/>
      </w:r>
      <w:r>
        <w:rPr>
          <w:rFonts w:ascii="PT Serif" w:hAnsi="PT Serif"/>
          <w:sz w:val="20"/>
          <w:szCs w:val="20"/>
        </w:rPr>
        <w:t>, and Florida 2021 is from this study. (A)</w:t>
      </w:r>
      <w:r w:rsidRPr="001F533A">
        <w:rPr>
          <w:rFonts w:ascii="PT Serif" w:hAnsi="PT Serif"/>
          <w:sz w:val="20"/>
          <w:szCs w:val="20"/>
        </w:rPr>
        <w:t xml:space="preserve"> Kaplan–Meier survival curves were generated for each pairing combination. </w:t>
      </w:r>
      <w:r>
        <w:rPr>
          <w:rFonts w:ascii="PT Serif" w:hAnsi="PT Serif"/>
          <w:sz w:val="20"/>
          <w:szCs w:val="20"/>
        </w:rPr>
        <w:t xml:space="preserve">The marks for </w:t>
      </w:r>
      <w:r w:rsidRPr="001F533A">
        <w:rPr>
          <w:rFonts w:ascii="PT Serif" w:hAnsi="PT Serif"/>
          <w:sz w:val="20"/>
          <w:szCs w:val="20"/>
        </w:rPr>
        <w:t xml:space="preserve">censored data </w:t>
      </w:r>
      <w:r>
        <w:rPr>
          <w:rFonts w:ascii="PT Serif" w:hAnsi="PT Serif"/>
          <w:sz w:val="20"/>
          <w:szCs w:val="20"/>
        </w:rPr>
        <w:t>are not shown</w:t>
      </w:r>
      <w:r w:rsidRPr="001F533A">
        <w:rPr>
          <w:rFonts w:ascii="PT Serif" w:hAnsi="PT Serif"/>
          <w:sz w:val="20"/>
          <w:szCs w:val="20"/>
        </w:rPr>
        <w:t>. Shaded regions show 95% confidence intervals.</w:t>
      </w:r>
    </w:p>
    <w:p w14:paraId="1646D501" w14:textId="77777777" w:rsidR="00652E66" w:rsidRDefault="00652E66" w:rsidP="00652E66">
      <w:pPr>
        <w:snapToGrid w:val="0"/>
        <w:spacing w:after="0" w:line="240" w:lineRule="auto"/>
        <w:rPr>
          <w:rFonts w:ascii="PT Serif" w:hAnsi="PT Serif"/>
          <w:b/>
          <w:bCs/>
          <w:sz w:val="20"/>
          <w:szCs w:val="20"/>
        </w:rPr>
      </w:pPr>
    </w:p>
    <w:p w14:paraId="43EE5F8E" w14:textId="77777777" w:rsidR="00A56B3D" w:rsidRDefault="00A56B3D" w:rsidP="00652E66">
      <w:pPr>
        <w:snapToGrid w:val="0"/>
        <w:spacing w:after="0" w:line="240" w:lineRule="auto"/>
        <w:rPr>
          <w:rFonts w:ascii="PT Serif" w:hAnsi="PT Serif"/>
          <w:b/>
          <w:bCs/>
          <w:sz w:val="20"/>
          <w:szCs w:val="20"/>
        </w:rPr>
      </w:pPr>
    </w:p>
    <w:p w14:paraId="6DDB64EA" w14:textId="77777777" w:rsidR="00A56B3D" w:rsidRDefault="00A56B3D" w:rsidP="00652E66">
      <w:pPr>
        <w:snapToGrid w:val="0"/>
        <w:spacing w:after="0" w:line="240" w:lineRule="auto"/>
        <w:rPr>
          <w:rFonts w:ascii="PT Serif" w:hAnsi="PT Serif"/>
          <w:b/>
          <w:bCs/>
          <w:sz w:val="20"/>
          <w:szCs w:val="20"/>
        </w:rPr>
      </w:pPr>
    </w:p>
    <w:p w14:paraId="084A6F0D" w14:textId="08DDDEC9" w:rsidR="00652E66" w:rsidRPr="00652E66" w:rsidRDefault="00652E66" w:rsidP="00652E66">
      <w:pPr>
        <w:snapToGrid w:val="0"/>
        <w:spacing w:after="0" w:line="240" w:lineRule="auto"/>
        <w:rPr>
          <w:rFonts w:ascii="PT Serif" w:hAnsi="PT Serif"/>
          <w:sz w:val="20"/>
          <w:szCs w:val="20"/>
        </w:rPr>
      </w:pPr>
      <w:r>
        <w:rPr>
          <w:rFonts w:ascii="PT Serif" w:hAnsi="PT Serif"/>
          <w:b/>
          <w:bCs/>
          <w:sz w:val="20"/>
          <w:szCs w:val="20"/>
        </w:rPr>
        <w:t>Table S1</w:t>
      </w:r>
      <w:r>
        <w:rPr>
          <w:rFonts w:ascii="PT Serif" w:hAnsi="PT Serif"/>
          <w:sz w:val="20"/>
          <w:szCs w:val="20"/>
        </w:rPr>
        <w:t>. Comparison of experimental conditions across studies.</w:t>
      </w:r>
    </w:p>
    <w:tbl>
      <w:tblPr>
        <w:tblW w:w="8010" w:type="dxa"/>
        <w:tblInd w:w="108" w:type="dxa"/>
        <w:tblLook w:val="04A0" w:firstRow="1" w:lastRow="0" w:firstColumn="1" w:lastColumn="0" w:noHBand="0" w:noVBand="1"/>
      </w:tblPr>
      <w:tblGrid>
        <w:gridCol w:w="1350"/>
        <w:gridCol w:w="1350"/>
        <w:gridCol w:w="1260"/>
        <w:gridCol w:w="949"/>
        <w:gridCol w:w="616"/>
        <w:gridCol w:w="676"/>
        <w:gridCol w:w="697"/>
        <w:gridCol w:w="1112"/>
      </w:tblGrid>
      <w:tr w:rsidR="00652E66" w:rsidRPr="00652E66" w14:paraId="18444AA9" w14:textId="77777777" w:rsidTr="00652E66">
        <w:trPr>
          <w:trHeight w:val="300"/>
        </w:trPr>
        <w:tc>
          <w:tcPr>
            <w:tcW w:w="1350" w:type="dxa"/>
            <w:tcBorders>
              <w:top w:val="nil"/>
              <w:left w:val="nil"/>
              <w:bottom w:val="single" w:sz="4" w:space="0" w:color="auto"/>
              <w:right w:val="nil"/>
            </w:tcBorders>
            <w:shd w:val="clear" w:color="000000" w:fill="FFFFFF"/>
            <w:noWrap/>
            <w:vAlign w:val="bottom"/>
            <w:hideMark/>
          </w:tcPr>
          <w:p w14:paraId="179CE584" w14:textId="77777777" w:rsidR="00652E66" w:rsidRPr="00652E66" w:rsidRDefault="00652E66" w:rsidP="00652E66">
            <w:pPr>
              <w:spacing w:after="0" w:line="240" w:lineRule="auto"/>
              <w:rPr>
                <w:rFonts w:ascii="PT Serif" w:eastAsia="Times New Roman" w:hAnsi="PT Serif" w:cs="Times New Roman"/>
                <w:color w:val="000000"/>
                <w:sz w:val="18"/>
                <w:szCs w:val="18"/>
              </w:rPr>
            </w:pPr>
            <w:r w:rsidRPr="00652E66">
              <w:rPr>
                <w:rFonts w:ascii="PT Serif" w:eastAsia="Times New Roman" w:hAnsi="PT Serif" w:cs="Times New Roman"/>
                <w:color w:val="000000"/>
                <w:sz w:val="18"/>
                <w:szCs w:val="18"/>
              </w:rPr>
              <w:t>Species</w:t>
            </w:r>
          </w:p>
        </w:tc>
        <w:tc>
          <w:tcPr>
            <w:tcW w:w="1350" w:type="dxa"/>
            <w:tcBorders>
              <w:top w:val="nil"/>
              <w:left w:val="nil"/>
              <w:bottom w:val="single" w:sz="4" w:space="0" w:color="auto"/>
              <w:right w:val="nil"/>
            </w:tcBorders>
            <w:shd w:val="clear" w:color="000000" w:fill="FFFFFF"/>
            <w:noWrap/>
            <w:vAlign w:val="bottom"/>
            <w:hideMark/>
          </w:tcPr>
          <w:p w14:paraId="791DC7B3" w14:textId="77777777" w:rsidR="00652E66" w:rsidRPr="00652E66" w:rsidRDefault="00652E66" w:rsidP="00652E66">
            <w:pPr>
              <w:spacing w:after="0" w:line="240" w:lineRule="auto"/>
              <w:rPr>
                <w:rFonts w:ascii="PT Serif" w:eastAsia="Times New Roman" w:hAnsi="PT Serif" w:cs="Times New Roman"/>
                <w:color w:val="000000"/>
                <w:sz w:val="18"/>
                <w:szCs w:val="18"/>
              </w:rPr>
            </w:pPr>
            <w:r w:rsidRPr="00652E66">
              <w:rPr>
                <w:rFonts w:ascii="PT Serif" w:eastAsia="Times New Roman" w:hAnsi="PT Serif" w:cs="Times New Roman"/>
                <w:color w:val="000000"/>
                <w:sz w:val="18"/>
                <w:szCs w:val="18"/>
              </w:rPr>
              <w:t>Experiments</w:t>
            </w:r>
          </w:p>
        </w:tc>
        <w:tc>
          <w:tcPr>
            <w:tcW w:w="1260" w:type="dxa"/>
            <w:tcBorders>
              <w:top w:val="nil"/>
              <w:left w:val="nil"/>
              <w:bottom w:val="single" w:sz="4" w:space="0" w:color="auto"/>
              <w:right w:val="nil"/>
            </w:tcBorders>
            <w:shd w:val="clear" w:color="000000" w:fill="FFFFFF"/>
            <w:noWrap/>
            <w:vAlign w:val="bottom"/>
            <w:hideMark/>
          </w:tcPr>
          <w:p w14:paraId="06831A90" w14:textId="77777777" w:rsidR="00652E66" w:rsidRPr="00652E66" w:rsidRDefault="00652E66" w:rsidP="00652E66">
            <w:pPr>
              <w:spacing w:after="0" w:line="240" w:lineRule="auto"/>
              <w:rPr>
                <w:rFonts w:ascii="PT Serif" w:eastAsia="Times New Roman" w:hAnsi="PT Serif" w:cs="Times New Roman"/>
                <w:color w:val="000000"/>
                <w:sz w:val="18"/>
                <w:szCs w:val="18"/>
              </w:rPr>
            </w:pPr>
            <w:r w:rsidRPr="00652E66">
              <w:rPr>
                <w:rFonts w:ascii="PT Serif" w:eastAsia="Times New Roman" w:hAnsi="PT Serif" w:cs="Times New Roman"/>
                <w:color w:val="000000"/>
                <w:sz w:val="18"/>
                <w:szCs w:val="18"/>
              </w:rPr>
              <w:t>Date</w:t>
            </w:r>
          </w:p>
        </w:tc>
        <w:tc>
          <w:tcPr>
            <w:tcW w:w="949" w:type="dxa"/>
            <w:tcBorders>
              <w:top w:val="nil"/>
              <w:left w:val="nil"/>
              <w:bottom w:val="single" w:sz="4" w:space="0" w:color="auto"/>
              <w:right w:val="nil"/>
            </w:tcBorders>
            <w:shd w:val="clear" w:color="000000" w:fill="FFFFFF"/>
            <w:noWrap/>
            <w:vAlign w:val="bottom"/>
            <w:hideMark/>
          </w:tcPr>
          <w:p w14:paraId="6E9EB597" w14:textId="77777777" w:rsidR="00652E66" w:rsidRPr="00652E66" w:rsidRDefault="00652E66" w:rsidP="00652E66">
            <w:pPr>
              <w:spacing w:after="0" w:line="240" w:lineRule="auto"/>
              <w:rPr>
                <w:rFonts w:ascii="PT Serif" w:eastAsia="Times New Roman" w:hAnsi="PT Serif" w:cs="Times New Roman"/>
                <w:color w:val="000000"/>
                <w:sz w:val="18"/>
                <w:szCs w:val="18"/>
              </w:rPr>
            </w:pPr>
            <w:r w:rsidRPr="00652E66">
              <w:rPr>
                <w:rFonts w:ascii="PT Serif" w:eastAsia="Times New Roman" w:hAnsi="PT Serif" w:cs="Times New Roman"/>
                <w:color w:val="000000"/>
                <w:sz w:val="18"/>
                <w:szCs w:val="18"/>
              </w:rPr>
              <w:t>Tandems</w:t>
            </w:r>
          </w:p>
        </w:tc>
        <w:tc>
          <w:tcPr>
            <w:tcW w:w="616" w:type="dxa"/>
            <w:tcBorders>
              <w:top w:val="nil"/>
              <w:left w:val="nil"/>
              <w:bottom w:val="single" w:sz="4" w:space="0" w:color="auto"/>
              <w:right w:val="nil"/>
            </w:tcBorders>
            <w:shd w:val="clear" w:color="000000" w:fill="FFFFFF"/>
            <w:noWrap/>
            <w:vAlign w:val="bottom"/>
            <w:hideMark/>
          </w:tcPr>
          <w:p w14:paraId="59A9534C" w14:textId="77777777" w:rsidR="00652E66" w:rsidRPr="00652E66" w:rsidRDefault="00652E66" w:rsidP="00652E66">
            <w:pPr>
              <w:spacing w:after="0" w:line="240" w:lineRule="auto"/>
              <w:rPr>
                <w:rFonts w:ascii="PT Serif" w:eastAsia="Times New Roman" w:hAnsi="PT Serif" w:cs="Times New Roman"/>
                <w:color w:val="000000"/>
                <w:sz w:val="18"/>
                <w:szCs w:val="18"/>
              </w:rPr>
            </w:pPr>
            <w:r w:rsidRPr="00652E66">
              <w:rPr>
                <w:rFonts w:ascii="PT Serif" w:eastAsia="Times New Roman" w:hAnsi="PT Serif" w:cs="Times New Roman"/>
                <w:color w:val="000000"/>
                <w:sz w:val="18"/>
                <w:szCs w:val="18"/>
              </w:rPr>
              <w:t>Pairs</w:t>
            </w:r>
          </w:p>
        </w:tc>
        <w:tc>
          <w:tcPr>
            <w:tcW w:w="676" w:type="dxa"/>
            <w:tcBorders>
              <w:top w:val="nil"/>
              <w:left w:val="nil"/>
              <w:bottom w:val="single" w:sz="4" w:space="0" w:color="auto"/>
              <w:right w:val="nil"/>
            </w:tcBorders>
            <w:shd w:val="clear" w:color="000000" w:fill="FFFFFF"/>
            <w:noWrap/>
            <w:vAlign w:val="bottom"/>
            <w:hideMark/>
          </w:tcPr>
          <w:p w14:paraId="4FED64BF" w14:textId="77777777" w:rsidR="00652E66" w:rsidRPr="00652E66" w:rsidRDefault="00652E66" w:rsidP="00652E66">
            <w:pPr>
              <w:spacing w:after="0" w:line="240" w:lineRule="auto"/>
              <w:rPr>
                <w:rFonts w:ascii="PT Serif" w:eastAsia="Times New Roman" w:hAnsi="PT Serif" w:cs="Times New Roman"/>
                <w:color w:val="000000"/>
                <w:sz w:val="18"/>
                <w:szCs w:val="18"/>
              </w:rPr>
            </w:pPr>
            <w:r w:rsidRPr="00652E66">
              <w:rPr>
                <w:rFonts w:ascii="PT Serif" w:eastAsia="Times New Roman" w:hAnsi="PT Serif" w:cs="Times New Roman"/>
                <w:color w:val="000000"/>
                <w:sz w:val="18"/>
                <w:szCs w:val="18"/>
              </w:rPr>
              <w:t>Temp</w:t>
            </w:r>
          </w:p>
        </w:tc>
        <w:tc>
          <w:tcPr>
            <w:tcW w:w="697" w:type="dxa"/>
            <w:tcBorders>
              <w:top w:val="nil"/>
              <w:left w:val="nil"/>
              <w:bottom w:val="single" w:sz="4" w:space="0" w:color="auto"/>
              <w:right w:val="nil"/>
            </w:tcBorders>
            <w:shd w:val="clear" w:color="000000" w:fill="FFFFFF"/>
            <w:noWrap/>
            <w:vAlign w:val="bottom"/>
            <w:hideMark/>
          </w:tcPr>
          <w:p w14:paraId="613EE0EE" w14:textId="77777777" w:rsidR="00652E66" w:rsidRPr="00652E66" w:rsidRDefault="00652E66" w:rsidP="00652E66">
            <w:pPr>
              <w:spacing w:after="0" w:line="240" w:lineRule="auto"/>
              <w:rPr>
                <w:rFonts w:ascii="PT Serif" w:eastAsia="Times New Roman" w:hAnsi="PT Serif" w:cs="Times New Roman"/>
                <w:color w:val="000000"/>
                <w:sz w:val="18"/>
                <w:szCs w:val="18"/>
              </w:rPr>
            </w:pPr>
            <w:r w:rsidRPr="00652E66">
              <w:rPr>
                <w:rFonts w:ascii="PT Serif" w:eastAsia="Times New Roman" w:hAnsi="PT Serif" w:cs="Times New Roman"/>
                <w:color w:val="000000"/>
                <w:sz w:val="18"/>
                <w:szCs w:val="18"/>
              </w:rPr>
              <w:t>Arena</w:t>
            </w:r>
          </w:p>
        </w:tc>
        <w:tc>
          <w:tcPr>
            <w:tcW w:w="1112" w:type="dxa"/>
            <w:tcBorders>
              <w:top w:val="nil"/>
              <w:left w:val="nil"/>
              <w:bottom w:val="single" w:sz="4" w:space="0" w:color="auto"/>
              <w:right w:val="nil"/>
            </w:tcBorders>
            <w:shd w:val="clear" w:color="000000" w:fill="FFFFFF"/>
            <w:noWrap/>
            <w:vAlign w:val="bottom"/>
            <w:hideMark/>
          </w:tcPr>
          <w:p w14:paraId="4447F9BB" w14:textId="77777777" w:rsidR="00652E66" w:rsidRPr="00652E66" w:rsidRDefault="00652E66" w:rsidP="00652E66">
            <w:pPr>
              <w:spacing w:after="0" w:line="240" w:lineRule="auto"/>
              <w:rPr>
                <w:rFonts w:ascii="PT Serif" w:eastAsia="Times New Roman" w:hAnsi="PT Serif" w:cs="Times New Roman"/>
                <w:color w:val="000000"/>
                <w:sz w:val="18"/>
                <w:szCs w:val="18"/>
              </w:rPr>
            </w:pPr>
            <w:r w:rsidRPr="00652E66">
              <w:rPr>
                <w:rFonts w:ascii="PT Serif" w:eastAsia="Times New Roman" w:hAnsi="PT Serif" w:cs="Times New Roman"/>
                <w:color w:val="000000"/>
                <w:sz w:val="18"/>
                <w:szCs w:val="18"/>
              </w:rPr>
              <w:t>Ref</w:t>
            </w:r>
          </w:p>
        </w:tc>
      </w:tr>
      <w:tr w:rsidR="00652E66" w:rsidRPr="00652E66" w14:paraId="033C8533" w14:textId="77777777" w:rsidTr="00652E66">
        <w:trPr>
          <w:trHeight w:val="300"/>
        </w:trPr>
        <w:tc>
          <w:tcPr>
            <w:tcW w:w="1350" w:type="dxa"/>
            <w:tcBorders>
              <w:top w:val="nil"/>
              <w:left w:val="nil"/>
              <w:bottom w:val="nil"/>
              <w:right w:val="nil"/>
            </w:tcBorders>
            <w:shd w:val="clear" w:color="000000" w:fill="FFFFFF"/>
            <w:noWrap/>
            <w:vAlign w:val="bottom"/>
            <w:hideMark/>
          </w:tcPr>
          <w:p w14:paraId="0EF0F310" w14:textId="77777777" w:rsidR="00652E66" w:rsidRPr="00652E66" w:rsidRDefault="00652E66" w:rsidP="00652E66">
            <w:pPr>
              <w:spacing w:after="0" w:line="240" w:lineRule="auto"/>
              <w:rPr>
                <w:rFonts w:ascii="PT Serif" w:eastAsia="Times New Roman" w:hAnsi="PT Serif" w:cs="Times New Roman"/>
                <w:i/>
                <w:iCs/>
                <w:color w:val="000000"/>
                <w:sz w:val="18"/>
                <w:szCs w:val="18"/>
              </w:rPr>
            </w:pPr>
            <w:r w:rsidRPr="00652E66">
              <w:rPr>
                <w:rFonts w:ascii="PT Serif" w:eastAsia="Times New Roman" w:hAnsi="PT Serif" w:cs="Times New Roman"/>
                <w:i/>
                <w:iCs/>
                <w:color w:val="000000"/>
                <w:sz w:val="18"/>
                <w:szCs w:val="18"/>
              </w:rPr>
              <w:t>C. gestroi</w:t>
            </w:r>
          </w:p>
        </w:tc>
        <w:tc>
          <w:tcPr>
            <w:tcW w:w="1350" w:type="dxa"/>
            <w:tcBorders>
              <w:top w:val="nil"/>
              <w:left w:val="nil"/>
              <w:bottom w:val="nil"/>
              <w:right w:val="nil"/>
            </w:tcBorders>
            <w:shd w:val="clear" w:color="000000" w:fill="FFFFFF"/>
            <w:noWrap/>
            <w:vAlign w:val="bottom"/>
            <w:hideMark/>
          </w:tcPr>
          <w:p w14:paraId="4CA97318" w14:textId="77777777" w:rsidR="00652E66" w:rsidRPr="00652E66" w:rsidRDefault="00652E66" w:rsidP="00652E66">
            <w:pPr>
              <w:spacing w:after="0" w:line="240" w:lineRule="auto"/>
              <w:rPr>
                <w:rFonts w:ascii="PT Serif" w:eastAsia="Times New Roman" w:hAnsi="PT Serif" w:cs="Times New Roman"/>
                <w:color w:val="000000"/>
                <w:sz w:val="18"/>
                <w:szCs w:val="18"/>
              </w:rPr>
            </w:pPr>
            <w:r w:rsidRPr="00652E66">
              <w:rPr>
                <w:rFonts w:ascii="PT Serif" w:eastAsia="Times New Roman" w:hAnsi="PT Serif" w:cs="Times New Roman"/>
                <w:color w:val="000000"/>
                <w:sz w:val="18"/>
                <w:szCs w:val="18"/>
              </w:rPr>
              <w:t>Florida 2019</w:t>
            </w:r>
          </w:p>
        </w:tc>
        <w:tc>
          <w:tcPr>
            <w:tcW w:w="1260" w:type="dxa"/>
            <w:tcBorders>
              <w:top w:val="nil"/>
              <w:left w:val="nil"/>
              <w:bottom w:val="nil"/>
              <w:right w:val="nil"/>
            </w:tcBorders>
            <w:shd w:val="clear" w:color="000000" w:fill="FFFFFF"/>
            <w:noWrap/>
            <w:vAlign w:val="bottom"/>
            <w:hideMark/>
          </w:tcPr>
          <w:p w14:paraId="1BB14819" w14:textId="77777777" w:rsidR="00652E66" w:rsidRPr="00652E66" w:rsidRDefault="00652E66" w:rsidP="00652E66">
            <w:pPr>
              <w:spacing w:after="0" w:line="240" w:lineRule="auto"/>
              <w:rPr>
                <w:rFonts w:ascii="PT Serif" w:eastAsia="Times New Roman" w:hAnsi="PT Serif" w:cs="Times New Roman"/>
                <w:color w:val="000000"/>
                <w:sz w:val="18"/>
                <w:szCs w:val="18"/>
              </w:rPr>
            </w:pPr>
            <w:r w:rsidRPr="00652E66">
              <w:rPr>
                <w:rFonts w:ascii="PT Serif" w:eastAsia="Times New Roman" w:hAnsi="PT Serif" w:cs="Times New Roman"/>
                <w:color w:val="000000"/>
                <w:sz w:val="18"/>
                <w:szCs w:val="18"/>
              </w:rPr>
              <w:t>March 5,8</w:t>
            </w:r>
          </w:p>
        </w:tc>
        <w:tc>
          <w:tcPr>
            <w:tcW w:w="949" w:type="dxa"/>
            <w:tcBorders>
              <w:top w:val="nil"/>
              <w:left w:val="nil"/>
              <w:bottom w:val="nil"/>
              <w:right w:val="nil"/>
            </w:tcBorders>
            <w:shd w:val="clear" w:color="000000" w:fill="FFFFFF"/>
            <w:noWrap/>
            <w:vAlign w:val="bottom"/>
            <w:hideMark/>
          </w:tcPr>
          <w:p w14:paraId="7B279B87" w14:textId="77777777" w:rsidR="00652E66" w:rsidRPr="00652E66" w:rsidRDefault="00652E66" w:rsidP="00652E66">
            <w:pPr>
              <w:spacing w:after="0" w:line="240" w:lineRule="auto"/>
              <w:jc w:val="right"/>
              <w:rPr>
                <w:rFonts w:ascii="PT Serif" w:eastAsia="Times New Roman" w:hAnsi="PT Serif" w:cs="Times New Roman"/>
                <w:color w:val="000000"/>
                <w:sz w:val="18"/>
                <w:szCs w:val="18"/>
              </w:rPr>
            </w:pPr>
            <w:r w:rsidRPr="00652E66">
              <w:rPr>
                <w:rFonts w:ascii="PT Serif" w:eastAsia="Times New Roman" w:hAnsi="PT Serif" w:cs="Times New Roman"/>
                <w:color w:val="000000"/>
                <w:sz w:val="18"/>
                <w:szCs w:val="18"/>
              </w:rPr>
              <w:t>484</w:t>
            </w:r>
          </w:p>
        </w:tc>
        <w:tc>
          <w:tcPr>
            <w:tcW w:w="616" w:type="dxa"/>
            <w:tcBorders>
              <w:top w:val="nil"/>
              <w:left w:val="nil"/>
              <w:bottom w:val="nil"/>
              <w:right w:val="nil"/>
            </w:tcBorders>
            <w:shd w:val="clear" w:color="000000" w:fill="FFFFFF"/>
            <w:noWrap/>
            <w:vAlign w:val="bottom"/>
            <w:hideMark/>
          </w:tcPr>
          <w:p w14:paraId="39868FF1" w14:textId="77777777" w:rsidR="00652E66" w:rsidRPr="00652E66" w:rsidRDefault="00652E66" w:rsidP="00652E66">
            <w:pPr>
              <w:spacing w:after="0" w:line="240" w:lineRule="auto"/>
              <w:jc w:val="right"/>
              <w:rPr>
                <w:rFonts w:ascii="PT Serif" w:eastAsia="Times New Roman" w:hAnsi="PT Serif" w:cs="Times New Roman"/>
                <w:color w:val="000000"/>
                <w:sz w:val="18"/>
                <w:szCs w:val="18"/>
              </w:rPr>
            </w:pPr>
            <w:r w:rsidRPr="00652E66">
              <w:rPr>
                <w:rFonts w:ascii="PT Serif" w:eastAsia="Times New Roman" w:hAnsi="PT Serif" w:cs="Times New Roman"/>
                <w:color w:val="000000"/>
                <w:sz w:val="18"/>
                <w:szCs w:val="18"/>
              </w:rPr>
              <w:t>37</w:t>
            </w:r>
          </w:p>
        </w:tc>
        <w:tc>
          <w:tcPr>
            <w:tcW w:w="676" w:type="dxa"/>
            <w:tcBorders>
              <w:top w:val="nil"/>
              <w:left w:val="nil"/>
              <w:bottom w:val="nil"/>
              <w:right w:val="nil"/>
            </w:tcBorders>
            <w:shd w:val="clear" w:color="000000" w:fill="FFFFFF"/>
            <w:noWrap/>
            <w:vAlign w:val="bottom"/>
            <w:hideMark/>
          </w:tcPr>
          <w:p w14:paraId="7A4CDACD" w14:textId="58CCDF8A" w:rsidR="00652E66" w:rsidRPr="00652E66" w:rsidRDefault="00652E66" w:rsidP="00652E66">
            <w:pPr>
              <w:spacing w:after="0" w:line="240" w:lineRule="auto"/>
              <w:rPr>
                <w:rFonts w:ascii="PT Serif" w:eastAsia="Times New Roman" w:hAnsi="PT Serif" w:cs="Times New Roman"/>
                <w:color w:val="000000"/>
                <w:sz w:val="18"/>
                <w:szCs w:val="18"/>
              </w:rPr>
            </w:pPr>
            <w:r w:rsidRPr="00652E66">
              <w:rPr>
                <w:rFonts w:ascii="PT Serif" w:eastAsia="Times New Roman" w:hAnsi="PT Serif" w:cs="Times New Roman"/>
                <w:color w:val="000000"/>
                <w:sz w:val="18"/>
                <w:szCs w:val="18"/>
              </w:rPr>
              <w:t>2</w:t>
            </w:r>
            <w:r w:rsidR="00A10C36">
              <w:rPr>
                <w:rFonts w:ascii="PT Serif" w:eastAsia="Times New Roman" w:hAnsi="PT Serif" w:cs="Times New Roman"/>
                <w:color w:val="000000"/>
                <w:sz w:val="18"/>
                <w:szCs w:val="18"/>
              </w:rPr>
              <w:t>8</w:t>
            </w:r>
          </w:p>
        </w:tc>
        <w:tc>
          <w:tcPr>
            <w:tcW w:w="697" w:type="dxa"/>
            <w:tcBorders>
              <w:top w:val="nil"/>
              <w:left w:val="nil"/>
              <w:bottom w:val="nil"/>
              <w:right w:val="nil"/>
            </w:tcBorders>
            <w:shd w:val="clear" w:color="000000" w:fill="FFFFFF"/>
            <w:noWrap/>
            <w:vAlign w:val="bottom"/>
            <w:hideMark/>
          </w:tcPr>
          <w:p w14:paraId="7172EAE6" w14:textId="77777777" w:rsidR="00652E66" w:rsidRPr="00652E66" w:rsidRDefault="00652E66" w:rsidP="00652E66">
            <w:pPr>
              <w:spacing w:after="0" w:line="240" w:lineRule="auto"/>
              <w:jc w:val="right"/>
              <w:rPr>
                <w:rFonts w:ascii="PT Serif" w:eastAsia="Times New Roman" w:hAnsi="PT Serif" w:cs="Times New Roman"/>
                <w:color w:val="000000"/>
                <w:sz w:val="18"/>
                <w:szCs w:val="18"/>
              </w:rPr>
            </w:pPr>
            <w:r w:rsidRPr="00652E66">
              <w:rPr>
                <w:rFonts w:ascii="PT Serif" w:eastAsia="Times New Roman" w:hAnsi="PT Serif" w:cs="Times New Roman"/>
                <w:color w:val="000000"/>
                <w:sz w:val="18"/>
                <w:szCs w:val="18"/>
              </w:rPr>
              <w:t>140</w:t>
            </w:r>
          </w:p>
        </w:tc>
        <w:tc>
          <w:tcPr>
            <w:tcW w:w="1112" w:type="dxa"/>
            <w:tcBorders>
              <w:top w:val="nil"/>
              <w:left w:val="nil"/>
              <w:bottom w:val="nil"/>
              <w:right w:val="nil"/>
            </w:tcBorders>
            <w:shd w:val="clear" w:color="000000" w:fill="FFFFFF"/>
            <w:noWrap/>
            <w:vAlign w:val="bottom"/>
            <w:hideMark/>
          </w:tcPr>
          <w:p w14:paraId="60AA6048" w14:textId="200BF008" w:rsidR="00652E66" w:rsidRPr="00652E66" w:rsidRDefault="00652E66" w:rsidP="00652E66">
            <w:pPr>
              <w:spacing w:after="0" w:line="240" w:lineRule="auto"/>
              <w:rPr>
                <w:rFonts w:ascii="PT Serif" w:eastAsia="Times New Roman" w:hAnsi="PT Serif" w:cs="Times New Roman"/>
                <w:color w:val="000000"/>
                <w:sz w:val="18"/>
                <w:szCs w:val="18"/>
              </w:rPr>
            </w:pPr>
            <w:r>
              <w:rPr>
                <w:rFonts w:ascii="PT Serif" w:eastAsia="Times New Roman" w:hAnsi="PT Serif" w:cs="Times New Roman"/>
                <w:color w:val="000000"/>
                <w:sz w:val="18"/>
                <w:szCs w:val="18"/>
              </w:rPr>
              <w:t>[18]</w:t>
            </w:r>
          </w:p>
        </w:tc>
      </w:tr>
      <w:tr w:rsidR="00652E66" w:rsidRPr="00652E66" w14:paraId="7E2AB769" w14:textId="77777777" w:rsidTr="00652E66">
        <w:trPr>
          <w:trHeight w:val="300"/>
        </w:trPr>
        <w:tc>
          <w:tcPr>
            <w:tcW w:w="1350" w:type="dxa"/>
            <w:tcBorders>
              <w:top w:val="nil"/>
              <w:left w:val="nil"/>
              <w:bottom w:val="nil"/>
              <w:right w:val="nil"/>
            </w:tcBorders>
            <w:shd w:val="clear" w:color="000000" w:fill="FFFFFF"/>
            <w:noWrap/>
            <w:vAlign w:val="bottom"/>
            <w:hideMark/>
          </w:tcPr>
          <w:p w14:paraId="43CE9D3D" w14:textId="77777777" w:rsidR="00652E66" w:rsidRPr="00652E66" w:rsidRDefault="00652E66" w:rsidP="00652E66">
            <w:pPr>
              <w:spacing w:after="0" w:line="240" w:lineRule="auto"/>
              <w:rPr>
                <w:rFonts w:ascii="PT Serif" w:eastAsia="Times New Roman" w:hAnsi="PT Serif" w:cs="Times New Roman"/>
                <w:b/>
                <w:bCs/>
                <w:i/>
                <w:iCs/>
                <w:color w:val="000000"/>
                <w:sz w:val="18"/>
                <w:szCs w:val="18"/>
              </w:rPr>
            </w:pPr>
            <w:r w:rsidRPr="00652E66">
              <w:rPr>
                <w:rFonts w:ascii="PT Serif" w:eastAsia="Times New Roman" w:hAnsi="PT Serif" w:cs="Times New Roman"/>
                <w:b/>
                <w:bCs/>
                <w:i/>
                <w:iCs/>
                <w:color w:val="000000"/>
                <w:sz w:val="18"/>
                <w:szCs w:val="18"/>
              </w:rPr>
              <w:t>C. gestroi</w:t>
            </w:r>
          </w:p>
        </w:tc>
        <w:tc>
          <w:tcPr>
            <w:tcW w:w="1350" w:type="dxa"/>
            <w:tcBorders>
              <w:top w:val="nil"/>
              <w:left w:val="nil"/>
              <w:bottom w:val="nil"/>
              <w:right w:val="nil"/>
            </w:tcBorders>
            <w:shd w:val="clear" w:color="000000" w:fill="FFFFFF"/>
            <w:noWrap/>
            <w:vAlign w:val="bottom"/>
            <w:hideMark/>
          </w:tcPr>
          <w:p w14:paraId="68731157" w14:textId="77777777" w:rsidR="00652E66" w:rsidRPr="00652E66" w:rsidRDefault="00652E66" w:rsidP="00652E66">
            <w:pPr>
              <w:spacing w:after="0" w:line="240" w:lineRule="auto"/>
              <w:rPr>
                <w:rFonts w:ascii="PT Serif" w:eastAsia="Times New Roman" w:hAnsi="PT Serif" w:cs="Times New Roman"/>
                <w:b/>
                <w:bCs/>
                <w:color w:val="000000"/>
                <w:sz w:val="18"/>
                <w:szCs w:val="18"/>
              </w:rPr>
            </w:pPr>
            <w:r w:rsidRPr="00652E66">
              <w:rPr>
                <w:rFonts w:ascii="PT Serif" w:eastAsia="Times New Roman" w:hAnsi="PT Serif" w:cs="Times New Roman"/>
                <w:b/>
                <w:bCs/>
                <w:color w:val="000000"/>
                <w:sz w:val="18"/>
                <w:szCs w:val="18"/>
              </w:rPr>
              <w:t>Florida 2020</w:t>
            </w:r>
          </w:p>
        </w:tc>
        <w:tc>
          <w:tcPr>
            <w:tcW w:w="1260" w:type="dxa"/>
            <w:tcBorders>
              <w:top w:val="nil"/>
              <w:left w:val="nil"/>
              <w:bottom w:val="nil"/>
              <w:right w:val="nil"/>
            </w:tcBorders>
            <w:shd w:val="clear" w:color="000000" w:fill="FFFFFF"/>
            <w:noWrap/>
            <w:vAlign w:val="bottom"/>
            <w:hideMark/>
          </w:tcPr>
          <w:p w14:paraId="216D21D4" w14:textId="77777777" w:rsidR="00652E66" w:rsidRPr="00652E66" w:rsidRDefault="00652E66" w:rsidP="00652E66">
            <w:pPr>
              <w:spacing w:after="0" w:line="240" w:lineRule="auto"/>
              <w:rPr>
                <w:rFonts w:ascii="PT Serif" w:eastAsia="Times New Roman" w:hAnsi="PT Serif" w:cs="Times New Roman"/>
                <w:b/>
                <w:bCs/>
                <w:color w:val="000000"/>
                <w:sz w:val="18"/>
                <w:szCs w:val="18"/>
              </w:rPr>
            </w:pPr>
            <w:r w:rsidRPr="00652E66">
              <w:rPr>
                <w:rFonts w:ascii="PT Serif" w:eastAsia="Times New Roman" w:hAnsi="PT Serif" w:cs="Times New Roman"/>
                <w:b/>
                <w:bCs/>
                <w:color w:val="000000"/>
                <w:sz w:val="18"/>
                <w:szCs w:val="18"/>
              </w:rPr>
              <w:t>April 18,20</w:t>
            </w:r>
          </w:p>
        </w:tc>
        <w:tc>
          <w:tcPr>
            <w:tcW w:w="949" w:type="dxa"/>
            <w:tcBorders>
              <w:top w:val="nil"/>
              <w:left w:val="nil"/>
              <w:bottom w:val="nil"/>
              <w:right w:val="nil"/>
            </w:tcBorders>
            <w:shd w:val="clear" w:color="000000" w:fill="FFFFFF"/>
            <w:noWrap/>
            <w:vAlign w:val="bottom"/>
            <w:hideMark/>
          </w:tcPr>
          <w:p w14:paraId="72B79914" w14:textId="77777777" w:rsidR="00652E66" w:rsidRPr="00652E66" w:rsidRDefault="00652E66" w:rsidP="00652E66">
            <w:pPr>
              <w:spacing w:after="0" w:line="240" w:lineRule="auto"/>
              <w:jc w:val="right"/>
              <w:rPr>
                <w:rFonts w:ascii="PT Serif" w:eastAsia="Times New Roman" w:hAnsi="PT Serif" w:cs="Times New Roman"/>
                <w:b/>
                <w:bCs/>
                <w:color w:val="000000"/>
                <w:sz w:val="18"/>
                <w:szCs w:val="18"/>
              </w:rPr>
            </w:pPr>
            <w:r w:rsidRPr="00652E66">
              <w:rPr>
                <w:rFonts w:ascii="PT Serif" w:eastAsia="Times New Roman" w:hAnsi="PT Serif" w:cs="Times New Roman"/>
                <w:b/>
                <w:bCs/>
                <w:color w:val="000000"/>
                <w:sz w:val="18"/>
                <w:szCs w:val="18"/>
              </w:rPr>
              <w:t>89</w:t>
            </w:r>
          </w:p>
        </w:tc>
        <w:tc>
          <w:tcPr>
            <w:tcW w:w="616" w:type="dxa"/>
            <w:tcBorders>
              <w:top w:val="nil"/>
              <w:left w:val="nil"/>
              <w:bottom w:val="nil"/>
              <w:right w:val="nil"/>
            </w:tcBorders>
            <w:shd w:val="clear" w:color="000000" w:fill="FFFFFF"/>
            <w:noWrap/>
            <w:vAlign w:val="bottom"/>
            <w:hideMark/>
          </w:tcPr>
          <w:p w14:paraId="08789705" w14:textId="77777777" w:rsidR="00652E66" w:rsidRPr="00652E66" w:rsidRDefault="00652E66" w:rsidP="00652E66">
            <w:pPr>
              <w:spacing w:after="0" w:line="240" w:lineRule="auto"/>
              <w:jc w:val="right"/>
              <w:rPr>
                <w:rFonts w:ascii="PT Serif" w:eastAsia="Times New Roman" w:hAnsi="PT Serif" w:cs="Times New Roman"/>
                <w:b/>
                <w:bCs/>
                <w:color w:val="000000"/>
                <w:sz w:val="18"/>
                <w:szCs w:val="18"/>
              </w:rPr>
            </w:pPr>
            <w:r w:rsidRPr="00652E66">
              <w:rPr>
                <w:rFonts w:ascii="PT Serif" w:eastAsia="Times New Roman" w:hAnsi="PT Serif" w:cs="Times New Roman"/>
                <w:b/>
                <w:bCs/>
                <w:color w:val="000000"/>
                <w:sz w:val="18"/>
                <w:szCs w:val="18"/>
              </w:rPr>
              <w:t>10</w:t>
            </w:r>
          </w:p>
        </w:tc>
        <w:tc>
          <w:tcPr>
            <w:tcW w:w="676" w:type="dxa"/>
            <w:tcBorders>
              <w:top w:val="nil"/>
              <w:left w:val="nil"/>
              <w:bottom w:val="nil"/>
              <w:right w:val="nil"/>
            </w:tcBorders>
            <w:shd w:val="clear" w:color="000000" w:fill="FFFFFF"/>
            <w:noWrap/>
            <w:vAlign w:val="bottom"/>
            <w:hideMark/>
          </w:tcPr>
          <w:p w14:paraId="15464CF2" w14:textId="46A8910B" w:rsidR="00652E66" w:rsidRPr="00652E66" w:rsidRDefault="00652E66" w:rsidP="00652E66">
            <w:pPr>
              <w:spacing w:after="0" w:line="240" w:lineRule="auto"/>
              <w:rPr>
                <w:rFonts w:ascii="PT Serif" w:eastAsia="Times New Roman" w:hAnsi="PT Serif" w:cs="Times New Roman"/>
                <w:b/>
                <w:bCs/>
                <w:color w:val="000000"/>
                <w:sz w:val="18"/>
                <w:szCs w:val="18"/>
              </w:rPr>
            </w:pPr>
            <w:r w:rsidRPr="00652E66">
              <w:rPr>
                <w:rFonts w:ascii="PT Serif" w:eastAsia="Times New Roman" w:hAnsi="PT Serif" w:cs="Times New Roman"/>
                <w:b/>
                <w:bCs/>
                <w:color w:val="000000"/>
                <w:sz w:val="18"/>
                <w:szCs w:val="18"/>
              </w:rPr>
              <w:t>28</w:t>
            </w:r>
          </w:p>
        </w:tc>
        <w:tc>
          <w:tcPr>
            <w:tcW w:w="697" w:type="dxa"/>
            <w:tcBorders>
              <w:top w:val="nil"/>
              <w:left w:val="nil"/>
              <w:bottom w:val="nil"/>
              <w:right w:val="nil"/>
            </w:tcBorders>
            <w:shd w:val="clear" w:color="000000" w:fill="FFFFFF"/>
            <w:noWrap/>
            <w:vAlign w:val="bottom"/>
            <w:hideMark/>
          </w:tcPr>
          <w:p w14:paraId="4502A73F" w14:textId="77777777" w:rsidR="00652E66" w:rsidRPr="00652E66" w:rsidRDefault="00652E66" w:rsidP="00652E66">
            <w:pPr>
              <w:spacing w:after="0" w:line="240" w:lineRule="auto"/>
              <w:jc w:val="right"/>
              <w:rPr>
                <w:rFonts w:ascii="PT Serif" w:eastAsia="Times New Roman" w:hAnsi="PT Serif" w:cs="Times New Roman"/>
                <w:b/>
                <w:bCs/>
                <w:color w:val="000000"/>
                <w:sz w:val="18"/>
                <w:szCs w:val="18"/>
              </w:rPr>
            </w:pPr>
            <w:r w:rsidRPr="00652E66">
              <w:rPr>
                <w:rFonts w:ascii="PT Serif" w:eastAsia="Times New Roman" w:hAnsi="PT Serif" w:cs="Times New Roman"/>
                <w:b/>
                <w:bCs/>
                <w:color w:val="000000"/>
                <w:sz w:val="18"/>
                <w:szCs w:val="18"/>
              </w:rPr>
              <w:t>140</w:t>
            </w:r>
          </w:p>
        </w:tc>
        <w:tc>
          <w:tcPr>
            <w:tcW w:w="1112" w:type="dxa"/>
            <w:tcBorders>
              <w:top w:val="nil"/>
              <w:left w:val="nil"/>
              <w:bottom w:val="nil"/>
              <w:right w:val="nil"/>
            </w:tcBorders>
            <w:shd w:val="clear" w:color="000000" w:fill="FFFFFF"/>
            <w:noWrap/>
            <w:vAlign w:val="bottom"/>
            <w:hideMark/>
          </w:tcPr>
          <w:p w14:paraId="11D6F2BB" w14:textId="5D67F6B4" w:rsidR="00652E66" w:rsidRPr="00652E66" w:rsidRDefault="00652E66" w:rsidP="00652E66">
            <w:pPr>
              <w:spacing w:after="0" w:line="240" w:lineRule="auto"/>
              <w:rPr>
                <w:rFonts w:ascii="PT Serif" w:eastAsia="Times New Roman" w:hAnsi="PT Serif" w:cs="Times New Roman"/>
                <w:b/>
                <w:bCs/>
                <w:color w:val="000000"/>
                <w:sz w:val="18"/>
                <w:szCs w:val="18"/>
              </w:rPr>
            </w:pPr>
            <w:r>
              <w:rPr>
                <w:rFonts w:ascii="PT Serif" w:eastAsia="Times New Roman" w:hAnsi="PT Serif" w:cs="Times New Roman"/>
                <w:b/>
                <w:bCs/>
                <w:color w:val="000000"/>
                <w:sz w:val="18"/>
                <w:szCs w:val="18"/>
              </w:rPr>
              <w:t>[16]</w:t>
            </w:r>
          </w:p>
        </w:tc>
      </w:tr>
      <w:tr w:rsidR="00652E66" w:rsidRPr="00652E66" w14:paraId="408766E1" w14:textId="77777777" w:rsidTr="00652E66">
        <w:trPr>
          <w:trHeight w:val="300"/>
        </w:trPr>
        <w:tc>
          <w:tcPr>
            <w:tcW w:w="1350" w:type="dxa"/>
            <w:tcBorders>
              <w:top w:val="nil"/>
              <w:left w:val="nil"/>
              <w:bottom w:val="nil"/>
              <w:right w:val="nil"/>
            </w:tcBorders>
            <w:shd w:val="clear" w:color="000000" w:fill="FFFFFF"/>
            <w:noWrap/>
            <w:vAlign w:val="bottom"/>
            <w:hideMark/>
          </w:tcPr>
          <w:p w14:paraId="47CB4249" w14:textId="77777777" w:rsidR="00652E66" w:rsidRPr="00652E66" w:rsidRDefault="00652E66" w:rsidP="00652E66">
            <w:pPr>
              <w:spacing w:after="0" w:line="240" w:lineRule="auto"/>
              <w:rPr>
                <w:rFonts w:ascii="PT Serif" w:eastAsia="Times New Roman" w:hAnsi="PT Serif" w:cs="Times New Roman"/>
                <w:i/>
                <w:iCs/>
                <w:color w:val="000000"/>
                <w:sz w:val="18"/>
                <w:szCs w:val="18"/>
              </w:rPr>
            </w:pPr>
            <w:r w:rsidRPr="00652E66">
              <w:rPr>
                <w:rFonts w:ascii="PT Serif" w:eastAsia="Times New Roman" w:hAnsi="PT Serif" w:cs="Times New Roman"/>
                <w:i/>
                <w:iCs/>
                <w:color w:val="000000"/>
                <w:sz w:val="18"/>
                <w:szCs w:val="18"/>
              </w:rPr>
              <w:t>C. gestroi</w:t>
            </w:r>
          </w:p>
        </w:tc>
        <w:tc>
          <w:tcPr>
            <w:tcW w:w="1350" w:type="dxa"/>
            <w:tcBorders>
              <w:top w:val="nil"/>
              <w:left w:val="nil"/>
              <w:bottom w:val="nil"/>
              <w:right w:val="nil"/>
            </w:tcBorders>
            <w:shd w:val="clear" w:color="000000" w:fill="FFFFFF"/>
            <w:noWrap/>
            <w:vAlign w:val="bottom"/>
            <w:hideMark/>
          </w:tcPr>
          <w:p w14:paraId="5BBAD032" w14:textId="77777777" w:rsidR="00652E66" w:rsidRPr="00652E66" w:rsidRDefault="00652E66" w:rsidP="00652E66">
            <w:pPr>
              <w:spacing w:after="0" w:line="240" w:lineRule="auto"/>
              <w:rPr>
                <w:rFonts w:ascii="PT Serif" w:eastAsia="Times New Roman" w:hAnsi="PT Serif" w:cs="Times New Roman"/>
                <w:color w:val="000000"/>
                <w:sz w:val="18"/>
                <w:szCs w:val="18"/>
              </w:rPr>
            </w:pPr>
            <w:r w:rsidRPr="00652E66">
              <w:rPr>
                <w:rFonts w:ascii="PT Serif" w:eastAsia="Times New Roman" w:hAnsi="PT Serif" w:cs="Times New Roman"/>
                <w:color w:val="000000"/>
                <w:sz w:val="18"/>
                <w:szCs w:val="18"/>
              </w:rPr>
              <w:t>Florida 2021</w:t>
            </w:r>
          </w:p>
        </w:tc>
        <w:tc>
          <w:tcPr>
            <w:tcW w:w="1260" w:type="dxa"/>
            <w:tcBorders>
              <w:top w:val="nil"/>
              <w:left w:val="nil"/>
              <w:bottom w:val="nil"/>
              <w:right w:val="nil"/>
            </w:tcBorders>
            <w:shd w:val="clear" w:color="000000" w:fill="FFFFFF"/>
            <w:noWrap/>
            <w:vAlign w:val="bottom"/>
            <w:hideMark/>
          </w:tcPr>
          <w:p w14:paraId="28D1FAA9" w14:textId="77777777" w:rsidR="00652E66" w:rsidRPr="00652E66" w:rsidRDefault="00652E66" w:rsidP="00652E66">
            <w:pPr>
              <w:spacing w:after="0" w:line="240" w:lineRule="auto"/>
              <w:rPr>
                <w:rFonts w:ascii="PT Serif" w:eastAsia="Times New Roman" w:hAnsi="PT Serif" w:cs="Times New Roman"/>
                <w:color w:val="000000"/>
                <w:sz w:val="18"/>
                <w:szCs w:val="18"/>
              </w:rPr>
            </w:pPr>
            <w:r w:rsidRPr="00652E66">
              <w:rPr>
                <w:rFonts w:ascii="PT Serif" w:eastAsia="Times New Roman" w:hAnsi="PT Serif" w:cs="Times New Roman"/>
                <w:color w:val="000000"/>
                <w:sz w:val="18"/>
                <w:szCs w:val="18"/>
              </w:rPr>
              <w:t>March 27-29</w:t>
            </w:r>
          </w:p>
        </w:tc>
        <w:tc>
          <w:tcPr>
            <w:tcW w:w="949" w:type="dxa"/>
            <w:tcBorders>
              <w:top w:val="nil"/>
              <w:left w:val="nil"/>
              <w:bottom w:val="nil"/>
              <w:right w:val="nil"/>
            </w:tcBorders>
            <w:shd w:val="clear" w:color="000000" w:fill="FFFFFF"/>
            <w:noWrap/>
            <w:vAlign w:val="bottom"/>
            <w:hideMark/>
          </w:tcPr>
          <w:p w14:paraId="1A89FFD6" w14:textId="77777777" w:rsidR="00652E66" w:rsidRPr="00652E66" w:rsidRDefault="00652E66" w:rsidP="00652E66">
            <w:pPr>
              <w:spacing w:after="0" w:line="240" w:lineRule="auto"/>
              <w:jc w:val="right"/>
              <w:rPr>
                <w:rFonts w:ascii="PT Serif" w:eastAsia="Times New Roman" w:hAnsi="PT Serif" w:cs="Times New Roman"/>
                <w:color w:val="000000"/>
                <w:sz w:val="18"/>
                <w:szCs w:val="18"/>
              </w:rPr>
            </w:pPr>
            <w:r w:rsidRPr="00652E66">
              <w:rPr>
                <w:rFonts w:ascii="PT Serif" w:eastAsia="Times New Roman" w:hAnsi="PT Serif" w:cs="Times New Roman"/>
                <w:color w:val="000000"/>
                <w:sz w:val="18"/>
                <w:szCs w:val="18"/>
              </w:rPr>
              <w:t>721</w:t>
            </w:r>
          </w:p>
        </w:tc>
        <w:tc>
          <w:tcPr>
            <w:tcW w:w="616" w:type="dxa"/>
            <w:tcBorders>
              <w:top w:val="nil"/>
              <w:left w:val="nil"/>
              <w:bottom w:val="nil"/>
              <w:right w:val="nil"/>
            </w:tcBorders>
            <w:shd w:val="clear" w:color="000000" w:fill="FFFFFF"/>
            <w:noWrap/>
            <w:vAlign w:val="bottom"/>
            <w:hideMark/>
          </w:tcPr>
          <w:p w14:paraId="3B28716F" w14:textId="77777777" w:rsidR="00652E66" w:rsidRPr="00652E66" w:rsidRDefault="00652E66" w:rsidP="00652E66">
            <w:pPr>
              <w:spacing w:after="0" w:line="240" w:lineRule="auto"/>
              <w:jc w:val="right"/>
              <w:rPr>
                <w:rFonts w:ascii="PT Serif" w:eastAsia="Times New Roman" w:hAnsi="PT Serif" w:cs="Times New Roman"/>
                <w:color w:val="000000"/>
                <w:sz w:val="18"/>
                <w:szCs w:val="18"/>
              </w:rPr>
            </w:pPr>
            <w:r w:rsidRPr="00652E66">
              <w:rPr>
                <w:rFonts w:ascii="PT Serif" w:eastAsia="Times New Roman" w:hAnsi="PT Serif" w:cs="Times New Roman"/>
                <w:color w:val="000000"/>
                <w:sz w:val="18"/>
                <w:szCs w:val="18"/>
              </w:rPr>
              <w:t>40</w:t>
            </w:r>
          </w:p>
        </w:tc>
        <w:tc>
          <w:tcPr>
            <w:tcW w:w="676" w:type="dxa"/>
            <w:tcBorders>
              <w:top w:val="nil"/>
              <w:left w:val="nil"/>
              <w:bottom w:val="nil"/>
              <w:right w:val="nil"/>
            </w:tcBorders>
            <w:shd w:val="clear" w:color="000000" w:fill="FFFFFF"/>
            <w:noWrap/>
            <w:vAlign w:val="bottom"/>
            <w:hideMark/>
          </w:tcPr>
          <w:p w14:paraId="19948E1C" w14:textId="4BD130A8" w:rsidR="00652E66" w:rsidRPr="00652E66" w:rsidRDefault="00652E66" w:rsidP="00652E66">
            <w:pPr>
              <w:spacing w:after="0" w:line="240" w:lineRule="auto"/>
              <w:rPr>
                <w:rFonts w:ascii="PT Serif" w:eastAsia="Times New Roman" w:hAnsi="PT Serif" w:cs="Times New Roman"/>
                <w:color w:val="000000"/>
                <w:sz w:val="18"/>
                <w:szCs w:val="18"/>
              </w:rPr>
            </w:pPr>
            <w:r w:rsidRPr="00652E66">
              <w:rPr>
                <w:rFonts w:ascii="PT Serif" w:eastAsia="Times New Roman" w:hAnsi="PT Serif" w:cs="Times New Roman"/>
                <w:color w:val="000000"/>
                <w:sz w:val="18"/>
                <w:szCs w:val="18"/>
              </w:rPr>
              <w:t>28</w:t>
            </w:r>
          </w:p>
        </w:tc>
        <w:tc>
          <w:tcPr>
            <w:tcW w:w="697" w:type="dxa"/>
            <w:tcBorders>
              <w:top w:val="nil"/>
              <w:left w:val="nil"/>
              <w:bottom w:val="nil"/>
              <w:right w:val="nil"/>
            </w:tcBorders>
            <w:shd w:val="clear" w:color="000000" w:fill="FFFFFF"/>
            <w:noWrap/>
            <w:vAlign w:val="bottom"/>
            <w:hideMark/>
          </w:tcPr>
          <w:p w14:paraId="731C9964" w14:textId="77777777" w:rsidR="00652E66" w:rsidRPr="00652E66" w:rsidRDefault="00652E66" w:rsidP="00652E66">
            <w:pPr>
              <w:spacing w:after="0" w:line="240" w:lineRule="auto"/>
              <w:jc w:val="right"/>
              <w:rPr>
                <w:rFonts w:ascii="PT Serif" w:eastAsia="Times New Roman" w:hAnsi="PT Serif" w:cs="Times New Roman"/>
                <w:color w:val="000000"/>
                <w:sz w:val="18"/>
                <w:szCs w:val="18"/>
              </w:rPr>
            </w:pPr>
            <w:r w:rsidRPr="00652E66">
              <w:rPr>
                <w:rFonts w:ascii="PT Serif" w:eastAsia="Times New Roman" w:hAnsi="PT Serif" w:cs="Times New Roman"/>
                <w:color w:val="000000"/>
                <w:sz w:val="18"/>
                <w:szCs w:val="18"/>
              </w:rPr>
              <w:t>150</w:t>
            </w:r>
          </w:p>
        </w:tc>
        <w:tc>
          <w:tcPr>
            <w:tcW w:w="1112" w:type="dxa"/>
            <w:tcBorders>
              <w:top w:val="nil"/>
              <w:left w:val="nil"/>
              <w:bottom w:val="nil"/>
              <w:right w:val="nil"/>
            </w:tcBorders>
            <w:shd w:val="clear" w:color="000000" w:fill="FFFFFF"/>
            <w:noWrap/>
            <w:vAlign w:val="bottom"/>
            <w:hideMark/>
          </w:tcPr>
          <w:p w14:paraId="2B358DA3" w14:textId="77777777" w:rsidR="00652E66" w:rsidRPr="00652E66" w:rsidRDefault="00652E66" w:rsidP="00652E66">
            <w:pPr>
              <w:spacing w:after="0" w:line="240" w:lineRule="auto"/>
              <w:rPr>
                <w:rFonts w:ascii="PT Serif" w:eastAsia="Times New Roman" w:hAnsi="PT Serif" w:cs="Times New Roman"/>
                <w:color w:val="000000"/>
                <w:sz w:val="18"/>
                <w:szCs w:val="18"/>
              </w:rPr>
            </w:pPr>
            <w:r w:rsidRPr="00652E66">
              <w:rPr>
                <w:rFonts w:ascii="PT Serif" w:eastAsia="Times New Roman" w:hAnsi="PT Serif" w:cs="Times New Roman"/>
                <w:color w:val="000000"/>
                <w:sz w:val="18"/>
                <w:szCs w:val="18"/>
              </w:rPr>
              <w:t>This study</w:t>
            </w:r>
          </w:p>
        </w:tc>
      </w:tr>
      <w:tr w:rsidR="00652E66" w:rsidRPr="00652E66" w14:paraId="43866C2E" w14:textId="77777777" w:rsidTr="00652E66">
        <w:trPr>
          <w:trHeight w:val="300"/>
        </w:trPr>
        <w:tc>
          <w:tcPr>
            <w:tcW w:w="1350" w:type="dxa"/>
            <w:tcBorders>
              <w:top w:val="nil"/>
              <w:left w:val="nil"/>
              <w:bottom w:val="nil"/>
              <w:right w:val="nil"/>
            </w:tcBorders>
            <w:shd w:val="clear" w:color="000000" w:fill="FFFFFF"/>
            <w:noWrap/>
            <w:vAlign w:val="bottom"/>
            <w:hideMark/>
          </w:tcPr>
          <w:p w14:paraId="25829637" w14:textId="77777777" w:rsidR="00652E66" w:rsidRPr="00652E66" w:rsidRDefault="00652E66" w:rsidP="00652E66">
            <w:pPr>
              <w:spacing w:after="0" w:line="240" w:lineRule="auto"/>
              <w:rPr>
                <w:rFonts w:ascii="PT Serif" w:eastAsia="Times New Roman" w:hAnsi="PT Serif" w:cs="Times New Roman"/>
                <w:i/>
                <w:iCs/>
                <w:color w:val="000000"/>
                <w:sz w:val="18"/>
                <w:szCs w:val="18"/>
              </w:rPr>
            </w:pPr>
            <w:r w:rsidRPr="00652E66">
              <w:rPr>
                <w:rFonts w:ascii="PT Serif" w:eastAsia="Times New Roman" w:hAnsi="PT Serif" w:cs="Times New Roman"/>
                <w:i/>
                <w:iCs/>
                <w:color w:val="000000"/>
                <w:sz w:val="18"/>
                <w:szCs w:val="18"/>
              </w:rPr>
              <w:t>C. formosanus</w:t>
            </w:r>
          </w:p>
        </w:tc>
        <w:tc>
          <w:tcPr>
            <w:tcW w:w="1350" w:type="dxa"/>
            <w:tcBorders>
              <w:top w:val="nil"/>
              <w:left w:val="nil"/>
              <w:bottom w:val="nil"/>
              <w:right w:val="nil"/>
            </w:tcBorders>
            <w:shd w:val="clear" w:color="000000" w:fill="FFFFFF"/>
            <w:noWrap/>
            <w:vAlign w:val="bottom"/>
            <w:hideMark/>
          </w:tcPr>
          <w:p w14:paraId="1DC9729B" w14:textId="77777777" w:rsidR="00652E66" w:rsidRPr="00652E66" w:rsidRDefault="00652E66" w:rsidP="00652E66">
            <w:pPr>
              <w:spacing w:after="0" w:line="240" w:lineRule="auto"/>
              <w:rPr>
                <w:rFonts w:ascii="PT Serif" w:eastAsia="Times New Roman" w:hAnsi="PT Serif" w:cs="Times New Roman"/>
                <w:color w:val="000000"/>
                <w:sz w:val="18"/>
                <w:szCs w:val="18"/>
              </w:rPr>
            </w:pPr>
            <w:r w:rsidRPr="00652E66">
              <w:rPr>
                <w:rFonts w:ascii="PT Serif" w:eastAsia="Times New Roman" w:hAnsi="PT Serif" w:cs="Times New Roman"/>
                <w:color w:val="000000"/>
                <w:sz w:val="18"/>
                <w:szCs w:val="18"/>
              </w:rPr>
              <w:t>Florida 2020</w:t>
            </w:r>
          </w:p>
        </w:tc>
        <w:tc>
          <w:tcPr>
            <w:tcW w:w="1260" w:type="dxa"/>
            <w:tcBorders>
              <w:top w:val="nil"/>
              <w:left w:val="nil"/>
              <w:bottom w:val="nil"/>
              <w:right w:val="nil"/>
            </w:tcBorders>
            <w:shd w:val="clear" w:color="000000" w:fill="FFFFFF"/>
            <w:noWrap/>
            <w:vAlign w:val="bottom"/>
            <w:hideMark/>
          </w:tcPr>
          <w:p w14:paraId="543E67BE" w14:textId="77777777" w:rsidR="00652E66" w:rsidRPr="00652E66" w:rsidRDefault="00652E66" w:rsidP="00652E66">
            <w:pPr>
              <w:spacing w:after="0" w:line="240" w:lineRule="auto"/>
              <w:rPr>
                <w:rFonts w:ascii="PT Serif" w:eastAsia="Times New Roman" w:hAnsi="PT Serif" w:cs="Times New Roman"/>
                <w:color w:val="000000"/>
                <w:sz w:val="18"/>
                <w:szCs w:val="18"/>
              </w:rPr>
            </w:pPr>
            <w:r w:rsidRPr="00652E66">
              <w:rPr>
                <w:rFonts w:ascii="PT Serif" w:eastAsia="Times New Roman" w:hAnsi="PT Serif" w:cs="Times New Roman"/>
                <w:color w:val="000000"/>
                <w:sz w:val="18"/>
                <w:szCs w:val="18"/>
              </w:rPr>
              <w:t>April 18,20</w:t>
            </w:r>
          </w:p>
        </w:tc>
        <w:tc>
          <w:tcPr>
            <w:tcW w:w="949" w:type="dxa"/>
            <w:tcBorders>
              <w:top w:val="nil"/>
              <w:left w:val="nil"/>
              <w:bottom w:val="nil"/>
              <w:right w:val="nil"/>
            </w:tcBorders>
            <w:shd w:val="clear" w:color="000000" w:fill="FFFFFF"/>
            <w:noWrap/>
            <w:vAlign w:val="bottom"/>
            <w:hideMark/>
          </w:tcPr>
          <w:p w14:paraId="791ED024" w14:textId="77777777" w:rsidR="00652E66" w:rsidRPr="00652E66" w:rsidRDefault="00652E66" w:rsidP="00652E66">
            <w:pPr>
              <w:spacing w:after="0" w:line="240" w:lineRule="auto"/>
              <w:jc w:val="right"/>
              <w:rPr>
                <w:rFonts w:ascii="PT Serif" w:eastAsia="Times New Roman" w:hAnsi="PT Serif" w:cs="Times New Roman"/>
                <w:color w:val="000000"/>
                <w:sz w:val="18"/>
                <w:szCs w:val="18"/>
              </w:rPr>
            </w:pPr>
            <w:r w:rsidRPr="00652E66">
              <w:rPr>
                <w:rFonts w:ascii="PT Serif" w:eastAsia="Times New Roman" w:hAnsi="PT Serif" w:cs="Times New Roman"/>
                <w:color w:val="000000"/>
                <w:sz w:val="18"/>
                <w:szCs w:val="18"/>
              </w:rPr>
              <w:t>94</w:t>
            </w:r>
          </w:p>
        </w:tc>
        <w:tc>
          <w:tcPr>
            <w:tcW w:w="616" w:type="dxa"/>
            <w:tcBorders>
              <w:top w:val="nil"/>
              <w:left w:val="nil"/>
              <w:bottom w:val="nil"/>
              <w:right w:val="nil"/>
            </w:tcBorders>
            <w:shd w:val="clear" w:color="000000" w:fill="FFFFFF"/>
            <w:noWrap/>
            <w:vAlign w:val="bottom"/>
            <w:hideMark/>
          </w:tcPr>
          <w:p w14:paraId="2E23F967" w14:textId="77777777" w:rsidR="00652E66" w:rsidRPr="00652E66" w:rsidRDefault="00652E66" w:rsidP="00652E66">
            <w:pPr>
              <w:spacing w:after="0" w:line="240" w:lineRule="auto"/>
              <w:jc w:val="right"/>
              <w:rPr>
                <w:rFonts w:ascii="PT Serif" w:eastAsia="Times New Roman" w:hAnsi="PT Serif" w:cs="Times New Roman"/>
                <w:color w:val="000000"/>
                <w:sz w:val="18"/>
                <w:szCs w:val="18"/>
              </w:rPr>
            </w:pPr>
            <w:r w:rsidRPr="00652E66">
              <w:rPr>
                <w:rFonts w:ascii="PT Serif" w:eastAsia="Times New Roman" w:hAnsi="PT Serif" w:cs="Times New Roman"/>
                <w:color w:val="000000"/>
                <w:sz w:val="18"/>
                <w:szCs w:val="18"/>
              </w:rPr>
              <w:t>10</w:t>
            </w:r>
          </w:p>
        </w:tc>
        <w:tc>
          <w:tcPr>
            <w:tcW w:w="676" w:type="dxa"/>
            <w:tcBorders>
              <w:top w:val="nil"/>
              <w:left w:val="nil"/>
              <w:bottom w:val="nil"/>
              <w:right w:val="nil"/>
            </w:tcBorders>
            <w:shd w:val="clear" w:color="000000" w:fill="FFFFFF"/>
            <w:noWrap/>
            <w:vAlign w:val="bottom"/>
            <w:hideMark/>
          </w:tcPr>
          <w:p w14:paraId="3523B5DE" w14:textId="334478D2" w:rsidR="00652E66" w:rsidRPr="00652E66" w:rsidRDefault="00652E66" w:rsidP="00652E66">
            <w:pPr>
              <w:spacing w:after="0" w:line="240" w:lineRule="auto"/>
              <w:rPr>
                <w:rFonts w:ascii="PT Serif" w:eastAsia="Times New Roman" w:hAnsi="PT Serif" w:cs="Times New Roman"/>
                <w:color w:val="000000"/>
                <w:sz w:val="18"/>
                <w:szCs w:val="18"/>
              </w:rPr>
            </w:pPr>
            <w:r w:rsidRPr="00652E66">
              <w:rPr>
                <w:rFonts w:ascii="PT Serif" w:eastAsia="Times New Roman" w:hAnsi="PT Serif" w:cs="Times New Roman"/>
                <w:color w:val="000000"/>
                <w:sz w:val="18"/>
                <w:szCs w:val="18"/>
              </w:rPr>
              <w:t>28</w:t>
            </w:r>
          </w:p>
        </w:tc>
        <w:tc>
          <w:tcPr>
            <w:tcW w:w="697" w:type="dxa"/>
            <w:tcBorders>
              <w:top w:val="nil"/>
              <w:left w:val="nil"/>
              <w:bottom w:val="nil"/>
              <w:right w:val="nil"/>
            </w:tcBorders>
            <w:shd w:val="clear" w:color="000000" w:fill="FFFFFF"/>
            <w:noWrap/>
            <w:vAlign w:val="bottom"/>
            <w:hideMark/>
          </w:tcPr>
          <w:p w14:paraId="3604CA22" w14:textId="77777777" w:rsidR="00652E66" w:rsidRPr="00652E66" w:rsidRDefault="00652E66" w:rsidP="00652E66">
            <w:pPr>
              <w:spacing w:after="0" w:line="240" w:lineRule="auto"/>
              <w:jc w:val="right"/>
              <w:rPr>
                <w:rFonts w:ascii="PT Serif" w:eastAsia="Times New Roman" w:hAnsi="PT Serif" w:cs="Times New Roman"/>
                <w:color w:val="000000"/>
                <w:sz w:val="18"/>
                <w:szCs w:val="18"/>
              </w:rPr>
            </w:pPr>
            <w:r w:rsidRPr="00652E66">
              <w:rPr>
                <w:rFonts w:ascii="PT Serif" w:eastAsia="Times New Roman" w:hAnsi="PT Serif" w:cs="Times New Roman"/>
                <w:color w:val="000000"/>
                <w:sz w:val="18"/>
                <w:szCs w:val="18"/>
              </w:rPr>
              <w:t>140</w:t>
            </w:r>
          </w:p>
        </w:tc>
        <w:tc>
          <w:tcPr>
            <w:tcW w:w="1112" w:type="dxa"/>
            <w:tcBorders>
              <w:top w:val="nil"/>
              <w:left w:val="nil"/>
              <w:bottom w:val="nil"/>
              <w:right w:val="nil"/>
            </w:tcBorders>
            <w:shd w:val="clear" w:color="000000" w:fill="FFFFFF"/>
            <w:noWrap/>
            <w:vAlign w:val="bottom"/>
            <w:hideMark/>
          </w:tcPr>
          <w:p w14:paraId="70CB54F0" w14:textId="64207C8A" w:rsidR="00652E66" w:rsidRPr="00652E66" w:rsidRDefault="00652E66" w:rsidP="00652E66">
            <w:pPr>
              <w:spacing w:after="0" w:line="240" w:lineRule="auto"/>
              <w:rPr>
                <w:rFonts w:ascii="PT Serif" w:eastAsia="Times New Roman" w:hAnsi="PT Serif" w:cs="Times New Roman"/>
                <w:color w:val="000000"/>
                <w:sz w:val="18"/>
                <w:szCs w:val="18"/>
              </w:rPr>
            </w:pPr>
            <w:r>
              <w:rPr>
                <w:rFonts w:ascii="PT Serif" w:eastAsia="Times New Roman" w:hAnsi="PT Serif" w:cs="Times New Roman"/>
                <w:color w:val="000000"/>
                <w:sz w:val="18"/>
                <w:szCs w:val="18"/>
              </w:rPr>
              <w:t>[16]</w:t>
            </w:r>
          </w:p>
        </w:tc>
      </w:tr>
      <w:tr w:rsidR="00652E66" w:rsidRPr="00652E66" w14:paraId="0999A3C8" w14:textId="77777777" w:rsidTr="00A10C36">
        <w:trPr>
          <w:trHeight w:val="300"/>
        </w:trPr>
        <w:tc>
          <w:tcPr>
            <w:tcW w:w="1350" w:type="dxa"/>
            <w:tcBorders>
              <w:top w:val="nil"/>
              <w:left w:val="nil"/>
              <w:bottom w:val="single" w:sz="4" w:space="0" w:color="auto"/>
              <w:right w:val="nil"/>
            </w:tcBorders>
            <w:shd w:val="clear" w:color="000000" w:fill="FFFFFF"/>
            <w:noWrap/>
            <w:hideMark/>
          </w:tcPr>
          <w:p w14:paraId="16F0F742" w14:textId="77777777" w:rsidR="00652E66" w:rsidRPr="00652E66" w:rsidRDefault="00652E66" w:rsidP="00652E66">
            <w:pPr>
              <w:spacing w:after="0" w:line="240" w:lineRule="auto"/>
              <w:rPr>
                <w:rFonts w:ascii="PT Serif" w:eastAsia="Times New Roman" w:hAnsi="PT Serif" w:cs="Times New Roman"/>
                <w:i/>
                <w:iCs/>
                <w:color w:val="000000"/>
                <w:sz w:val="18"/>
                <w:szCs w:val="18"/>
              </w:rPr>
            </w:pPr>
            <w:r w:rsidRPr="00652E66">
              <w:rPr>
                <w:rFonts w:ascii="PT Serif" w:eastAsia="Times New Roman" w:hAnsi="PT Serif" w:cs="Times New Roman"/>
                <w:i/>
                <w:iCs/>
                <w:color w:val="000000"/>
                <w:sz w:val="18"/>
                <w:szCs w:val="18"/>
              </w:rPr>
              <w:t>C. formosanus</w:t>
            </w:r>
          </w:p>
        </w:tc>
        <w:tc>
          <w:tcPr>
            <w:tcW w:w="1350" w:type="dxa"/>
            <w:tcBorders>
              <w:top w:val="nil"/>
              <w:left w:val="nil"/>
              <w:bottom w:val="single" w:sz="4" w:space="0" w:color="auto"/>
              <w:right w:val="nil"/>
            </w:tcBorders>
            <w:shd w:val="clear" w:color="000000" w:fill="FFFFFF"/>
            <w:noWrap/>
            <w:hideMark/>
          </w:tcPr>
          <w:p w14:paraId="354A4A96" w14:textId="77777777" w:rsidR="00652E66" w:rsidRPr="00652E66" w:rsidRDefault="00652E66" w:rsidP="00652E66">
            <w:pPr>
              <w:spacing w:after="0" w:line="240" w:lineRule="auto"/>
              <w:rPr>
                <w:rFonts w:ascii="PT Serif" w:eastAsia="Times New Roman" w:hAnsi="PT Serif" w:cs="Times New Roman"/>
                <w:color w:val="000000"/>
                <w:sz w:val="18"/>
                <w:szCs w:val="18"/>
              </w:rPr>
            </w:pPr>
            <w:r w:rsidRPr="00652E66">
              <w:rPr>
                <w:rFonts w:ascii="PT Serif" w:eastAsia="Times New Roman" w:hAnsi="PT Serif" w:cs="Times New Roman"/>
                <w:color w:val="000000"/>
                <w:sz w:val="18"/>
                <w:szCs w:val="18"/>
              </w:rPr>
              <w:t>Florida 2021</w:t>
            </w:r>
          </w:p>
        </w:tc>
        <w:tc>
          <w:tcPr>
            <w:tcW w:w="1260" w:type="dxa"/>
            <w:tcBorders>
              <w:top w:val="nil"/>
              <w:left w:val="nil"/>
              <w:bottom w:val="single" w:sz="4" w:space="0" w:color="auto"/>
              <w:right w:val="nil"/>
            </w:tcBorders>
            <w:shd w:val="clear" w:color="000000" w:fill="FFFFFF"/>
            <w:noWrap/>
            <w:hideMark/>
          </w:tcPr>
          <w:p w14:paraId="166EAA75" w14:textId="77777777" w:rsidR="00652E66" w:rsidRDefault="00652E66" w:rsidP="00652E66">
            <w:pPr>
              <w:spacing w:after="0" w:line="240" w:lineRule="auto"/>
              <w:rPr>
                <w:rFonts w:ascii="PT Serif" w:eastAsia="Times New Roman" w:hAnsi="PT Serif" w:cs="Times New Roman"/>
                <w:color w:val="000000"/>
                <w:sz w:val="18"/>
                <w:szCs w:val="18"/>
              </w:rPr>
            </w:pPr>
            <w:r w:rsidRPr="00652E66">
              <w:rPr>
                <w:rFonts w:ascii="PT Serif" w:eastAsia="Times New Roman" w:hAnsi="PT Serif" w:cs="Times New Roman"/>
                <w:color w:val="000000"/>
                <w:sz w:val="18"/>
                <w:szCs w:val="18"/>
              </w:rPr>
              <w:t xml:space="preserve">April 21-22, </w:t>
            </w:r>
          </w:p>
          <w:p w14:paraId="7E1C2B63" w14:textId="69950F09" w:rsidR="00652E66" w:rsidRPr="00652E66" w:rsidRDefault="00652E66" w:rsidP="00652E66">
            <w:pPr>
              <w:spacing w:after="0" w:line="240" w:lineRule="auto"/>
              <w:rPr>
                <w:rFonts w:ascii="PT Serif" w:eastAsia="Times New Roman" w:hAnsi="PT Serif" w:cs="Times New Roman"/>
                <w:color w:val="000000"/>
                <w:sz w:val="18"/>
                <w:szCs w:val="18"/>
              </w:rPr>
            </w:pPr>
            <w:r w:rsidRPr="00652E66">
              <w:rPr>
                <w:rFonts w:ascii="PT Serif" w:eastAsia="Times New Roman" w:hAnsi="PT Serif" w:cs="Times New Roman"/>
                <w:color w:val="000000"/>
                <w:sz w:val="18"/>
                <w:szCs w:val="18"/>
              </w:rPr>
              <w:t>May 1-2</w:t>
            </w:r>
          </w:p>
        </w:tc>
        <w:tc>
          <w:tcPr>
            <w:tcW w:w="949" w:type="dxa"/>
            <w:tcBorders>
              <w:top w:val="nil"/>
              <w:left w:val="nil"/>
              <w:bottom w:val="single" w:sz="4" w:space="0" w:color="auto"/>
              <w:right w:val="nil"/>
            </w:tcBorders>
            <w:shd w:val="clear" w:color="000000" w:fill="FFFFFF"/>
            <w:noWrap/>
            <w:hideMark/>
          </w:tcPr>
          <w:p w14:paraId="19B97F6F" w14:textId="77777777" w:rsidR="00652E66" w:rsidRPr="00652E66" w:rsidRDefault="00652E66" w:rsidP="00A10C36">
            <w:pPr>
              <w:spacing w:after="0" w:line="240" w:lineRule="auto"/>
              <w:jc w:val="right"/>
              <w:rPr>
                <w:rFonts w:ascii="PT Serif" w:eastAsia="Times New Roman" w:hAnsi="PT Serif" w:cs="Times New Roman"/>
                <w:color w:val="000000"/>
                <w:sz w:val="18"/>
                <w:szCs w:val="18"/>
              </w:rPr>
            </w:pPr>
            <w:r w:rsidRPr="00652E66">
              <w:rPr>
                <w:rFonts w:ascii="PT Serif" w:eastAsia="Times New Roman" w:hAnsi="PT Serif" w:cs="Times New Roman"/>
                <w:color w:val="000000"/>
                <w:sz w:val="18"/>
                <w:szCs w:val="18"/>
              </w:rPr>
              <w:t>421</w:t>
            </w:r>
          </w:p>
        </w:tc>
        <w:tc>
          <w:tcPr>
            <w:tcW w:w="616" w:type="dxa"/>
            <w:tcBorders>
              <w:top w:val="nil"/>
              <w:left w:val="nil"/>
              <w:bottom w:val="single" w:sz="4" w:space="0" w:color="auto"/>
              <w:right w:val="nil"/>
            </w:tcBorders>
            <w:shd w:val="clear" w:color="000000" w:fill="FFFFFF"/>
            <w:noWrap/>
            <w:hideMark/>
          </w:tcPr>
          <w:p w14:paraId="7C5A9292" w14:textId="77777777" w:rsidR="00652E66" w:rsidRPr="00652E66" w:rsidRDefault="00652E66" w:rsidP="00A10C36">
            <w:pPr>
              <w:spacing w:after="0" w:line="240" w:lineRule="auto"/>
              <w:jc w:val="right"/>
              <w:rPr>
                <w:rFonts w:ascii="PT Serif" w:eastAsia="Times New Roman" w:hAnsi="PT Serif" w:cs="Times New Roman"/>
                <w:color w:val="000000"/>
                <w:sz w:val="18"/>
                <w:szCs w:val="18"/>
              </w:rPr>
            </w:pPr>
            <w:r w:rsidRPr="00652E66">
              <w:rPr>
                <w:rFonts w:ascii="PT Serif" w:eastAsia="Times New Roman" w:hAnsi="PT Serif" w:cs="Times New Roman"/>
                <w:color w:val="000000"/>
                <w:sz w:val="18"/>
                <w:szCs w:val="18"/>
              </w:rPr>
              <w:t>49</w:t>
            </w:r>
          </w:p>
        </w:tc>
        <w:tc>
          <w:tcPr>
            <w:tcW w:w="676" w:type="dxa"/>
            <w:tcBorders>
              <w:top w:val="nil"/>
              <w:left w:val="nil"/>
              <w:bottom w:val="single" w:sz="4" w:space="0" w:color="auto"/>
              <w:right w:val="nil"/>
            </w:tcBorders>
            <w:shd w:val="clear" w:color="000000" w:fill="FFFFFF"/>
            <w:noWrap/>
            <w:hideMark/>
          </w:tcPr>
          <w:p w14:paraId="39B5F5A8" w14:textId="64DBD752" w:rsidR="00652E66" w:rsidRPr="00652E66" w:rsidRDefault="00652E66" w:rsidP="00A10C36">
            <w:pPr>
              <w:spacing w:after="0" w:line="240" w:lineRule="auto"/>
              <w:rPr>
                <w:rFonts w:ascii="PT Serif" w:eastAsia="Times New Roman" w:hAnsi="PT Serif" w:cs="Times New Roman"/>
                <w:color w:val="000000"/>
                <w:sz w:val="18"/>
                <w:szCs w:val="18"/>
              </w:rPr>
            </w:pPr>
            <w:r w:rsidRPr="00652E66">
              <w:rPr>
                <w:rFonts w:ascii="PT Serif" w:eastAsia="Times New Roman" w:hAnsi="PT Serif" w:cs="Times New Roman"/>
                <w:color w:val="000000"/>
                <w:sz w:val="18"/>
                <w:szCs w:val="18"/>
              </w:rPr>
              <w:t>28</w:t>
            </w:r>
          </w:p>
        </w:tc>
        <w:tc>
          <w:tcPr>
            <w:tcW w:w="697" w:type="dxa"/>
            <w:tcBorders>
              <w:top w:val="nil"/>
              <w:left w:val="nil"/>
              <w:bottom w:val="single" w:sz="4" w:space="0" w:color="auto"/>
              <w:right w:val="nil"/>
            </w:tcBorders>
            <w:shd w:val="clear" w:color="000000" w:fill="FFFFFF"/>
            <w:noWrap/>
            <w:hideMark/>
          </w:tcPr>
          <w:p w14:paraId="149E095F" w14:textId="77777777" w:rsidR="00652E66" w:rsidRPr="00652E66" w:rsidRDefault="00652E66" w:rsidP="00A10C36">
            <w:pPr>
              <w:spacing w:after="0" w:line="240" w:lineRule="auto"/>
              <w:jc w:val="right"/>
              <w:rPr>
                <w:rFonts w:ascii="PT Serif" w:eastAsia="Times New Roman" w:hAnsi="PT Serif" w:cs="Times New Roman"/>
                <w:color w:val="000000"/>
                <w:sz w:val="18"/>
                <w:szCs w:val="18"/>
              </w:rPr>
            </w:pPr>
            <w:r w:rsidRPr="00652E66">
              <w:rPr>
                <w:rFonts w:ascii="PT Serif" w:eastAsia="Times New Roman" w:hAnsi="PT Serif" w:cs="Times New Roman"/>
                <w:color w:val="000000"/>
                <w:sz w:val="18"/>
                <w:szCs w:val="18"/>
              </w:rPr>
              <w:t>150</w:t>
            </w:r>
          </w:p>
        </w:tc>
        <w:tc>
          <w:tcPr>
            <w:tcW w:w="1112" w:type="dxa"/>
            <w:tcBorders>
              <w:top w:val="nil"/>
              <w:left w:val="nil"/>
              <w:bottom w:val="single" w:sz="4" w:space="0" w:color="auto"/>
              <w:right w:val="nil"/>
            </w:tcBorders>
            <w:shd w:val="clear" w:color="000000" w:fill="FFFFFF"/>
            <w:noWrap/>
            <w:hideMark/>
          </w:tcPr>
          <w:p w14:paraId="0DDA451A" w14:textId="77777777" w:rsidR="00652E66" w:rsidRPr="00652E66" w:rsidRDefault="00652E66" w:rsidP="00652E66">
            <w:pPr>
              <w:spacing w:after="0" w:line="240" w:lineRule="auto"/>
              <w:rPr>
                <w:rFonts w:ascii="PT Serif" w:eastAsia="Times New Roman" w:hAnsi="PT Serif" w:cs="Times New Roman"/>
                <w:color w:val="000000"/>
                <w:sz w:val="18"/>
                <w:szCs w:val="18"/>
              </w:rPr>
            </w:pPr>
            <w:r w:rsidRPr="00652E66">
              <w:rPr>
                <w:rFonts w:ascii="PT Serif" w:eastAsia="Times New Roman" w:hAnsi="PT Serif" w:cs="Times New Roman"/>
                <w:color w:val="000000"/>
                <w:sz w:val="18"/>
                <w:szCs w:val="18"/>
              </w:rPr>
              <w:t>This study</w:t>
            </w:r>
          </w:p>
        </w:tc>
      </w:tr>
    </w:tbl>
    <w:p w14:paraId="57C53548" w14:textId="1558DA60" w:rsidR="00652E66" w:rsidRPr="00652E66" w:rsidRDefault="00652E66" w:rsidP="00652E66">
      <w:pPr>
        <w:snapToGrid w:val="0"/>
        <w:spacing w:after="0" w:line="240" w:lineRule="auto"/>
        <w:rPr>
          <w:rFonts w:ascii="PT Serif" w:hAnsi="PT Serif"/>
          <w:sz w:val="20"/>
          <w:szCs w:val="20"/>
        </w:rPr>
      </w:pPr>
      <w:r w:rsidRPr="00652E66">
        <w:rPr>
          <w:rFonts w:ascii="PT Serif" w:hAnsi="PT Serif"/>
          <w:sz w:val="20"/>
          <w:szCs w:val="20"/>
        </w:rPr>
        <w:t>Tande</w:t>
      </w:r>
      <w:r>
        <w:rPr>
          <w:rFonts w:ascii="PT Serif" w:hAnsi="PT Serif"/>
          <w:sz w:val="20"/>
          <w:szCs w:val="20"/>
        </w:rPr>
        <w:t>m</w:t>
      </w:r>
      <w:r w:rsidRPr="00652E66">
        <w:rPr>
          <w:rFonts w:ascii="PT Serif" w:hAnsi="PT Serif"/>
          <w:sz w:val="20"/>
          <w:szCs w:val="20"/>
        </w:rPr>
        <w:t>s</w:t>
      </w:r>
      <w:r>
        <w:rPr>
          <w:rFonts w:ascii="PT Serif" w:hAnsi="PT Serif"/>
          <w:sz w:val="20"/>
          <w:szCs w:val="20"/>
        </w:rPr>
        <w:t xml:space="preserve">: the number of tandem running events used for survival analysis (Figure S2). Arena indicates the size of arena in </w:t>
      </w:r>
      <w:commentRangeStart w:id="214"/>
      <w:r>
        <w:rPr>
          <w:rFonts w:ascii="PT Serif" w:hAnsi="PT Serif"/>
          <w:sz w:val="20"/>
          <w:szCs w:val="20"/>
        </w:rPr>
        <w:t>mm</w:t>
      </w:r>
      <w:commentRangeEnd w:id="214"/>
      <w:r w:rsidR="00FB0CC3">
        <w:rPr>
          <w:rStyle w:val="CommentReference"/>
        </w:rPr>
        <w:commentReference w:id="214"/>
      </w:r>
      <w:r>
        <w:rPr>
          <w:rFonts w:ascii="PT Serif" w:hAnsi="PT Serif"/>
          <w:sz w:val="20"/>
          <w:szCs w:val="20"/>
        </w:rPr>
        <w:t>.</w:t>
      </w:r>
    </w:p>
    <w:sectPr w:rsidR="00652E66" w:rsidRPr="00652E66" w:rsidSect="008B1749">
      <w:pgSz w:w="12240" w:h="15840"/>
      <w:pgMar w:top="1440" w:right="1080" w:bottom="1440" w:left="108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Chouvenc,Thomas" w:date="2024-03-01T09:22:00Z" w:initials="TC">
    <w:p w14:paraId="0183F768" w14:textId="77777777" w:rsidR="000357E4" w:rsidRDefault="000357E4" w:rsidP="000357E4">
      <w:pPr>
        <w:pStyle w:val="CommentText"/>
      </w:pPr>
      <w:r>
        <w:rPr>
          <w:rStyle w:val="CommentReference"/>
        </w:rPr>
        <w:annotationRef/>
      </w:r>
      <w:r>
        <w:t>Redundant with the first key word. Pick one</w:t>
      </w:r>
    </w:p>
  </w:comment>
  <w:comment w:id="7" w:author="Sang Bin Lee" w:date="2024-03-01T10:41:00Z" w:initials="SL">
    <w:p w14:paraId="10573717" w14:textId="77777777" w:rsidR="00E0687E" w:rsidRDefault="00E0687E" w:rsidP="00E0687E">
      <w:pPr>
        <w:pStyle w:val="CommentText"/>
      </w:pPr>
      <w:r>
        <w:rPr>
          <w:rStyle w:val="CommentReference"/>
        </w:rPr>
        <w:annotationRef/>
      </w:r>
      <w:r>
        <w:t>But this may be the key term so even if it is redundant, it would be better to keep</w:t>
      </w:r>
    </w:p>
  </w:comment>
  <w:comment w:id="8" w:author="Nobuaki Mizumoto" w:date="2024-03-02T05:29:00Z" w:initials="NM">
    <w:p w14:paraId="732BB552" w14:textId="77777777" w:rsidR="00AE0FC6" w:rsidRDefault="00AE0FC6" w:rsidP="00AE0FC6">
      <w:pPr>
        <w:pStyle w:val="CommentText"/>
      </w:pPr>
      <w:r>
        <w:rPr>
          <w:rStyle w:val="CommentReference"/>
        </w:rPr>
        <w:annotationRef/>
      </w:r>
      <w:r>
        <w:t>I did change it same-sex pairing as the term same-sex sexual behavior is used in the abstract so we do need to repeat in here.</w:t>
      </w:r>
    </w:p>
  </w:comment>
  <w:comment w:id="13" w:author="Chouvenc,Thomas" w:date="2024-03-01T09:28:00Z" w:initials="TC">
    <w:p w14:paraId="664BEC27" w14:textId="77777777" w:rsidR="00A115EB" w:rsidRDefault="00A115EB" w:rsidP="00A115EB">
      <w:pPr>
        <w:pStyle w:val="CommentText"/>
      </w:pPr>
      <w:r>
        <w:rPr>
          <w:rStyle w:val="CommentReference"/>
        </w:rPr>
        <w:annotationRef/>
      </w:r>
      <w:r>
        <w:t>Confusing sentence. Not sure what is the rationale here</w:t>
      </w:r>
    </w:p>
  </w:comment>
  <w:comment w:id="14" w:author="Nobuaki Mizumoto [2]" w:date="2024-03-02T05:44:00Z" w:initials="NM">
    <w:p w14:paraId="5B7B8C1F" w14:textId="77777777" w:rsidR="00A115EB" w:rsidRDefault="00A115EB" w:rsidP="00A115EB">
      <w:pPr>
        <w:pStyle w:val="CommentText"/>
      </w:pPr>
      <w:r>
        <w:rPr>
          <w:rStyle w:val="CommentReference"/>
        </w:rPr>
        <w:annotationRef/>
      </w:r>
      <w:r>
        <w:t>Revised this.</w:t>
      </w:r>
    </w:p>
  </w:comment>
  <w:comment w:id="17" w:author="Chouvenc,Thomas" w:date="2024-03-01T09:28:00Z" w:initials="TC">
    <w:p w14:paraId="04F6D80E" w14:textId="681B93F1" w:rsidR="008365AE" w:rsidRDefault="008365AE" w:rsidP="008365AE">
      <w:pPr>
        <w:pStyle w:val="CommentText"/>
      </w:pPr>
      <w:r>
        <w:rPr>
          <w:rStyle w:val="CommentReference"/>
        </w:rPr>
        <w:annotationRef/>
      </w:r>
      <w:r>
        <w:t>Not sure that this means</w:t>
      </w:r>
    </w:p>
  </w:comment>
  <w:comment w:id="18" w:author="Nobuaki Mizumoto [2]" w:date="2024-03-02T05:45:00Z" w:initials="NM">
    <w:p w14:paraId="2AA02567" w14:textId="77777777" w:rsidR="00A115EB" w:rsidRDefault="00A115EB" w:rsidP="00A115EB">
      <w:pPr>
        <w:pStyle w:val="CommentText"/>
      </w:pPr>
      <w:r>
        <w:rPr>
          <w:rStyle w:val="CommentReference"/>
        </w:rPr>
        <w:annotationRef/>
      </w:r>
      <w:r>
        <w:t>Revised it.</w:t>
      </w:r>
    </w:p>
  </w:comment>
  <w:comment w:id="21" w:author="Sang Bin Lee" w:date="2024-03-01T10:45:00Z" w:initials="SL">
    <w:p w14:paraId="6FDC61C8" w14:textId="489B9B2B" w:rsidR="00E0687E" w:rsidRDefault="00E0687E" w:rsidP="00E0687E">
      <w:pPr>
        <w:pStyle w:val="CommentText"/>
      </w:pPr>
      <w:r>
        <w:rPr>
          <w:rStyle w:val="CommentReference"/>
        </w:rPr>
        <w:annotationRef/>
      </w:r>
      <w:r>
        <w:t>Although more SSB between signal senders could be possible in the species with strong signals, this is rarer than the other case as senders are usually passive sex during mating</w:t>
      </w:r>
    </w:p>
  </w:comment>
  <w:comment w:id="22" w:author="Nobuaki Mizumoto [2]" w:date="2024-03-02T05:47:00Z" w:initials="NM">
    <w:p w14:paraId="43A67D65" w14:textId="77777777" w:rsidR="00A115EB" w:rsidRDefault="00A115EB" w:rsidP="00A115EB">
      <w:pPr>
        <w:pStyle w:val="CommentText"/>
      </w:pPr>
      <w:r>
        <w:rPr>
          <w:rStyle w:val="CommentReference"/>
        </w:rPr>
        <w:annotationRef/>
      </w:r>
      <w:r>
        <w:t>The part “it is rarer than the other case” is something we do not want to emphasize as we put nevertheless in the following. So I would keep this sentence order.</w:t>
      </w:r>
    </w:p>
  </w:comment>
  <w:comment w:id="26" w:author="Sang Bin Lee" w:date="2024-03-01T10:46:00Z" w:initials="SL">
    <w:p w14:paraId="42597545" w14:textId="70C0DD96" w:rsidR="00E0687E" w:rsidRDefault="00E0687E" w:rsidP="00E0687E">
      <w:pPr>
        <w:pStyle w:val="CommentText"/>
      </w:pPr>
      <w:r>
        <w:rPr>
          <w:rStyle w:val="CommentReference"/>
        </w:rPr>
        <w:annotationRef/>
      </w:r>
      <w:r>
        <w:t>Nevertheless, if the signal is strong enough, it may be easier fore even senders to find other senders than other receivers</w:t>
      </w:r>
    </w:p>
  </w:comment>
  <w:comment w:id="82" w:author="Chouvenc,Thomas" w:date="2024-03-01T09:46:00Z" w:initials="TC">
    <w:p w14:paraId="310C2635" w14:textId="45EFFC7A" w:rsidR="00D91D3C" w:rsidRDefault="00D91D3C" w:rsidP="00D91D3C">
      <w:pPr>
        <w:pStyle w:val="CommentText"/>
      </w:pPr>
      <w:r>
        <w:rPr>
          <w:rStyle w:val="CommentReference"/>
        </w:rPr>
        <w:annotationRef/>
      </w:r>
      <w:r>
        <w:t>Could this be argued that it can happen when a female is not approached by any male for some time?</w:t>
      </w:r>
    </w:p>
  </w:comment>
  <w:comment w:id="83" w:author="Nobuaki Mizumoto [2]" w:date="2024-03-02T06:02:00Z" w:initials="NM">
    <w:p w14:paraId="0BC9A0EE" w14:textId="77777777" w:rsidR="00A115EB" w:rsidRDefault="00A115EB" w:rsidP="00A115EB">
      <w:pPr>
        <w:pStyle w:val="CommentText"/>
      </w:pPr>
      <w:r>
        <w:rPr>
          <w:rStyle w:val="CommentReference"/>
        </w:rPr>
        <w:annotationRef/>
      </w:r>
      <w:r>
        <w:t>Yes, you are correct.</w:t>
      </w:r>
    </w:p>
  </w:comment>
  <w:comment w:id="112" w:author="Sang Bin Lee" w:date="2024-03-01T10:48:00Z" w:initials="SL">
    <w:p w14:paraId="4BA8A924" w14:textId="2E898664" w:rsidR="00E0687E" w:rsidRDefault="00E0687E" w:rsidP="00E0687E">
      <w:pPr>
        <w:pStyle w:val="CommentText"/>
      </w:pPr>
      <w:r>
        <w:rPr>
          <w:rStyle w:val="CommentReference"/>
        </w:rPr>
        <w:annotationRef/>
      </w:r>
      <w:r>
        <w:t>Due to the signal differences</w:t>
      </w:r>
    </w:p>
  </w:comment>
  <w:comment w:id="115" w:author="Sang Bin Lee" w:date="2024-03-01T10:57:00Z" w:initials="SL">
    <w:p w14:paraId="7D57F1E8" w14:textId="77777777" w:rsidR="00523845" w:rsidRDefault="00523845" w:rsidP="00523845">
      <w:pPr>
        <w:pStyle w:val="CommentText"/>
      </w:pPr>
      <w:r>
        <w:rPr>
          <w:rStyle w:val="CommentReference"/>
        </w:rPr>
        <w:annotationRef/>
      </w:r>
      <w:r>
        <w:t xml:space="preserve">I don’t think we need to call this as sexual polyethism, since they are not specialized for it. I would suggest to keep it simple “a heterosexual tandem run, females pause to wait for males, while males move around to search for females”. </w:t>
      </w:r>
    </w:p>
  </w:comment>
  <w:comment w:id="116" w:author="Nobuaki Mizumoto [2]" w:date="2024-03-02T06:10:00Z" w:initials="NM">
    <w:p w14:paraId="0C46216F" w14:textId="77777777" w:rsidR="00A115EB" w:rsidRDefault="00A115EB" w:rsidP="00A115EB">
      <w:pPr>
        <w:pStyle w:val="CommentText"/>
      </w:pPr>
      <w:r>
        <w:rPr>
          <w:rStyle w:val="CommentReference"/>
        </w:rPr>
        <w:annotationRef/>
      </w:r>
      <w:r>
        <w:t xml:space="preserve">The original version was like that. </w:t>
      </w:r>
      <w:r>
        <w:br/>
        <w:t xml:space="preserve">How this is now? I would call this a dimorphism, as we have just two. </w:t>
      </w:r>
    </w:p>
  </w:comment>
  <w:comment w:id="142" w:author="Sang Bin Lee" w:date="2024-03-01T10:58:00Z" w:initials="SL">
    <w:p w14:paraId="18766EED" w14:textId="0A696A15" w:rsidR="00523845" w:rsidRDefault="00523845" w:rsidP="00523845">
      <w:pPr>
        <w:pStyle w:val="CommentText"/>
      </w:pPr>
      <w:r>
        <w:rPr>
          <w:rStyle w:val="CommentReference"/>
        </w:rPr>
        <w:annotationRef/>
      </w:r>
      <w:r>
        <w:t>If an individual could switch the behavior in same-sex tandem runs</w:t>
      </w:r>
    </w:p>
  </w:comment>
  <w:comment w:id="143" w:author="Nobuaki Mizumoto [2]" w:date="2024-03-02T06:13:00Z" w:initials="NM">
    <w:p w14:paraId="3811D487" w14:textId="77777777" w:rsidR="00A115EB" w:rsidRDefault="00A115EB" w:rsidP="00A115EB">
      <w:pPr>
        <w:pStyle w:val="CommentText"/>
      </w:pPr>
      <w:r>
        <w:rPr>
          <w:rStyle w:val="CommentReference"/>
        </w:rPr>
        <w:annotationRef/>
      </w:r>
      <w:r>
        <w:t>I would prefer the current version (display the behavior of the opposite sex)) as it is explicit.</w:t>
      </w:r>
    </w:p>
  </w:comment>
  <w:comment w:id="154" w:author="Chouvenc,Thomas" w:date="2024-03-01T10:06:00Z" w:initials="TC">
    <w:p w14:paraId="5F102E46" w14:textId="6D89F282" w:rsidR="00D14CA8" w:rsidRDefault="00D14CA8" w:rsidP="00D14CA8">
      <w:pPr>
        <w:pStyle w:val="CommentText"/>
      </w:pPr>
      <w:r>
        <w:rPr>
          <w:rStyle w:val="CommentReference"/>
        </w:rPr>
        <w:annotationRef/>
      </w:r>
      <w:r>
        <w:rPr>
          <w:color w:val="222222"/>
          <w:highlight w:val="white"/>
        </w:rPr>
        <w:t>I finally was able to fully describe the protocol:</w:t>
      </w:r>
    </w:p>
    <w:p w14:paraId="0ACC0D92" w14:textId="77777777" w:rsidR="00D14CA8" w:rsidRDefault="00D14CA8" w:rsidP="00D14CA8">
      <w:pPr>
        <w:pStyle w:val="CommentText"/>
      </w:pPr>
    </w:p>
    <w:p w14:paraId="32CEAD11" w14:textId="77777777" w:rsidR="00D14CA8" w:rsidRDefault="00D14CA8" w:rsidP="00D14CA8">
      <w:pPr>
        <w:pStyle w:val="CommentText"/>
      </w:pPr>
      <w:r>
        <w:rPr>
          <w:color w:val="222222"/>
          <w:highlight w:val="white"/>
        </w:rPr>
        <w:t>Chouvenc, T., 2023. Using Coptotermes for laboratory experiments: field collection, laboratory rearing, and bioassay visualization. In </w:t>
      </w:r>
      <w:r>
        <w:rPr>
          <w:i/>
          <w:iCs/>
          <w:color w:val="222222"/>
          <w:highlight w:val="white"/>
        </w:rPr>
        <w:t>Biology and Management of the Formosan Subterranean Termite and Related Species</w:t>
      </w:r>
      <w:r>
        <w:rPr>
          <w:color w:val="222222"/>
          <w:highlight w:val="white"/>
        </w:rPr>
        <w:t> (pp. 365-393). GB: CABI.</w:t>
      </w:r>
      <w:r>
        <w:t xml:space="preserve"> </w:t>
      </w:r>
    </w:p>
  </w:comment>
  <w:comment w:id="165" w:author="Sang Bin Lee" w:date="2024-03-01T11:00:00Z" w:initials="SL">
    <w:p w14:paraId="788B6793" w14:textId="77777777" w:rsidR="00523845" w:rsidRDefault="00523845" w:rsidP="00523845">
      <w:pPr>
        <w:pStyle w:val="CommentText"/>
      </w:pPr>
      <w:r>
        <w:rPr>
          <w:rStyle w:val="CommentReference"/>
        </w:rPr>
        <w:annotationRef/>
      </w:r>
      <w:r>
        <w:t>These two sentence may go to discussion?</w:t>
      </w:r>
    </w:p>
  </w:comment>
  <w:comment w:id="166" w:author="Nobuaki Mizumoto [2]" w:date="2024-03-02T06:29:00Z" w:initials="NM">
    <w:p w14:paraId="74624C09" w14:textId="77777777" w:rsidR="00374CA1" w:rsidRDefault="00374CA1" w:rsidP="00374CA1">
      <w:pPr>
        <w:pStyle w:val="CommentText"/>
      </w:pPr>
      <w:r>
        <w:rPr>
          <w:rStyle w:val="CommentReference"/>
        </w:rPr>
        <w:annotationRef/>
      </w:r>
      <w:r>
        <w:t>Indeed,  these sentences are discussion-like, but I think this short navigation to supplement should be acceptable.</w:t>
      </w:r>
    </w:p>
  </w:comment>
  <w:comment w:id="169" w:author="Chouvenc,Thomas" w:date="2024-03-01T10:14:00Z" w:initials="TC">
    <w:p w14:paraId="6E2E13AC" w14:textId="1E268594" w:rsidR="00FD70E8" w:rsidRDefault="00FD70E8" w:rsidP="00FD70E8">
      <w:pPr>
        <w:pStyle w:val="CommentText"/>
      </w:pPr>
      <w:r>
        <w:rPr>
          <w:rStyle w:val="CommentReference"/>
        </w:rPr>
        <w:annotationRef/>
      </w:r>
      <w:r>
        <w:t xml:space="preserve">Letters dots in yellow in the figure may not be readily visible </w:t>
      </w:r>
    </w:p>
  </w:comment>
  <w:comment w:id="170" w:author="Chouvenc,Thomas" w:date="2024-03-01T10:15:00Z" w:initials="TC">
    <w:p w14:paraId="48BBF74B" w14:textId="77777777" w:rsidR="00FD70E8" w:rsidRDefault="00FD70E8" w:rsidP="00FD70E8">
      <w:pPr>
        <w:pStyle w:val="CommentText"/>
      </w:pPr>
      <w:r>
        <w:rPr>
          <w:rStyle w:val="CommentReference"/>
        </w:rPr>
        <w:annotationRef/>
      </w:r>
      <w:r>
        <w:t>It may be good to say that the data is bound to 1800 s as the observation stopped at that point?</w:t>
      </w:r>
    </w:p>
  </w:comment>
  <w:comment w:id="176" w:author="Chouvenc,Thomas" w:date="2024-03-01T10:19:00Z" w:initials="TC">
    <w:p w14:paraId="39F749FB" w14:textId="77777777" w:rsidR="00BA18E8" w:rsidRDefault="00BA18E8" w:rsidP="00BA18E8">
      <w:pPr>
        <w:pStyle w:val="CommentText"/>
      </w:pPr>
      <w:r>
        <w:rPr>
          <w:rStyle w:val="CommentReference"/>
        </w:rPr>
        <w:annotationRef/>
      </w:r>
      <w:r>
        <w:t>Following partner</w:t>
      </w:r>
    </w:p>
  </w:comment>
  <w:comment w:id="177" w:author="Chouvenc,Thomas" w:date="2024-03-01T10:17:00Z" w:initials="TC">
    <w:p w14:paraId="6B5EFA8C" w14:textId="3800402A" w:rsidR="00BA18E8" w:rsidRDefault="00BA18E8" w:rsidP="00BA18E8">
      <w:pPr>
        <w:pStyle w:val="CommentText"/>
      </w:pPr>
      <w:r>
        <w:rPr>
          <w:rStyle w:val="CommentReference"/>
        </w:rPr>
        <w:annotationRef/>
      </w:r>
      <w:r>
        <w:t>Hard to see the yellow. May want to use a darker shade</w:t>
      </w:r>
    </w:p>
  </w:comment>
  <w:comment w:id="178" w:author="Sang Bin Lee" w:date="2024-03-01T11:02:00Z" w:initials="SL">
    <w:p w14:paraId="6A4E341A" w14:textId="77777777" w:rsidR="00523845" w:rsidRDefault="00523845" w:rsidP="00523845">
      <w:pPr>
        <w:pStyle w:val="CommentText"/>
      </w:pPr>
      <w:r>
        <w:rPr>
          <w:rStyle w:val="CommentReference"/>
        </w:rPr>
        <w:annotationRef/>
      </w:r>
      <w:r>
        <w:t>Good point! I agree</w:t>
      </w:r>
    </w:p>
  </w:comment>
  <w:comment w:id="179" w:author="Chouvenc,Thomas" w:date="2024-03-01T10:19:00Z" w:initials="TC">
    <w:p w14:paraId="6EAC74F7" w14:textId="1F7EA762" w:rsidR="00BA18E8" w:rsidRDefault="00BA18E8" w:rsidP="00BA18E8">
      <w:pPr>
        <w:pStyle w:val="CommentText"/>
      </w:pPr>
      <w:r>
        <w:rPr>
          <w:rStyle w:val="CommentReference"/>
        </w:rPr>
        <w:annotationRef/>
      </w:r>
      <w:r>
        <w:t>Indicates the slower leader partner</w:t>
      </w:r>
    </w:p>
  </w:comment>
  <w:comment w:id="180" w:author="Chouvenc,Thomas" w:date="2024-03-01T10:21:00Z" w:initials="TC">
    <w:p w14:paraId="2B14FB89" w14:textId="77777777" w:rsidR="00BA18E8" w:rsidRDefault="00BA18E8" w:rsidP="00BA18E8">
      <w:pPr>
        <w:pStyle w:val="CommentText"/>
      </w:pPr>
      <w:r>
        <w:rPr>
          <w:rStyle w:val="CommentReference"/>
        </w:rPr>
        <w:annotationRef/>
      </w:r>
      <w:r>
        <w:t>Finally, avoid using similar color from previous figure, as yellow was used for gestroi, while here it refers to the leader (?).  Use distinct colors for different variables.</w:t>
      </w:r>
    </w:p>
  </w:comment>
  <w:comment w:id="183" w:author="Sang Bin Lee" w:date="2024-03-02T03:07:00Z" w:initials="SL">
    <w:p w14:paraId="5EB09D68" w14:textId="77777777" w:rsidR="006A5A90" w:rsidRDefault="0038208F" w:rsidP="006A5A90">
      <w:pPr>
        <w:pStyle w:val="CommentText"/>
      </w:pPr>
      <w:r>
        <w:rPr>
          <w:rStyle w:val="CommentReference"/>
        </w:rPr>
        <w:annotationRef/>
      </w:r>
      <w:r w:rsidR="006A5A90">
        <w:t>females are leaders in Coptotermes you mentioned “since the male is follower in all neoisotera in line 55,</w:t>
      </w:r>
    </w:p>
  </w:comment>
  <w:comment w:id="184" w:author="Nobuaki Mizumoto [2]" w:date="2024-03-02T17:27:00Z" w:initials="NM">
    <w:p w14:paraId="3D20DCD8" w14:textId="77777777" w:rsidR="00FB493E" w:rsidRDefault="00FB493E" w:rsidP="00FB493E">
      <w:pPr>
        <w:pStyle w:val="CommentText"/>
      </w:pPr>
      <w:r>
        <w:rPr>
          <w:rStyle w:val="CommentReference"/>
        </w:rPr>
        <w:annotationRef/>
      </w:r>
      <w:r>
        <w:t>I mean, females do follow in same-sex tandem, so “usually.” I would revise females are leaders in heterosexual tandems in Coptotermes termites.</w:t>
      </w:r>
    </w:p>
  </w:comment>
  <w:comment w:id="193" w:author="Sang Bin Lee" w:date="2024-03-02T03:10:00Z" w:initials="SL">
    <w:p w14:paraId="0EE5BB40" w14:textId="1AD55F1F" w:rsidR="0038208F" w:rsidRDefault="0038208F" w:rsidP="0038208F">
      <w:pPr>
        <w:pStyle w:val="CommentText"/>
      </w:pPr>
      <w:r>
        <w:rPr>
          <w:rStyle w:val="CommentReference"/>
        </w:rPr>
        <w:annotationRef/>
      </w:r>
      <w:r>
        <w:t>Perhaps you could mention, Reticulitermes and Coptotermes are closely related?</w:t>
      </w:r>
    </w:p>
  </w:comment>
  <w:comment w:id="194" w:author="Chouvenc,Thomas" w:date="2024-03-01T10:26:00Z" w:initials="TC">
    <w:p w14:paraId="5E3EADF3" w14:textId="240C8E41" w:rsidR="00BA18E8" w:rsidRDefault="00BA18E8" w:rsidP="00BA18E8">
      <w:pPr>
        <w:pStyle w:val="CommentText"/>
      </w:pPr>
      <w:r>
        <w:rPr>
          <w:rStyle w:val="CommentReference"/>
        </w:rPr>
        <w:annotationRef/>
      </w:r>
      <w:r>
        <w:t>This is a very cryptic statement. Want to elaborate?</w:t>
      </w:r>
    </w:p>
  </w:comment>
  <w:comment w:id="195" w:author="Sang Bin Lee" w:date="2024-03-02T03:24:00Z" w:initials="SL">
    <w:p w14:paraId="26573BAC" w14:textId="77777777" w:rsidR="00843BCC" w:rsidRDefault="00843BCC" w:rsidP="00843BCC">
      <w:pPr>
        <w:pStyle w:val="CommentText"/>
      </w:pPr>
      <w:r>
        <w:rPr>
          <w:rStyle w:val="CommentReference"/>
        </w:rPr>
        <w:annotationRef/>
      </w:r>
      <w:r>
        <w:t>The same-sex tandems in Coptotermes termites could exist because it may simply inherited from the ancestors of modern termites that lack a consistent roles during mating?</w:t>
      </w:r>
    </w:p>
  </w:comment>
  <w:comment w:id="200" w:author="Chouvenc,Thomas" w:date="2024-03-01T10:30:00Z" w:initials="TC">
    <w:p w14:paraId="017D1E82" w14:textId="3BD48BEE" w:rsidR="00EC544A" w:rsidRDefault="00EC544A" w:rsidP="00EC544A">
      <w:pPr>
        <w:pStyle w:val="CommentText"/>
      </w:pPr>
      <w:r>
        <w:rPr>
          <w:rStyle w:val="CommentReference"/>
        </w:rPr>
        <w:annotationRef/>
      </w:r>
      <w:r>
        <w:t>Would a female engage in finding a another female if no males finds here? It would increase the chance for that female to find a male, temporarily following a female (indirectly functioning as a lek?... I think there is possibility to discuss this further if you have space for it.</w:t>
      </w:r>
    </w:p>
  </w:comment>
  <w:comment w:id="203" w:author="Sang Bin Lee" w:date="2024-03-02T03:50:00Z" w:initials="SL">
    <w:p w14:paraId="7A1E73D2" w14:textId="77777777" w:rsidR="00043B84" w:rsidRDefault="00043B84" w:rsidP="00043B84">
      <w:pPr>
        <w:pStyle w:val="CommentText"/>
      </w:pPr>
      <w:r>
        <w:rPr>
          <w:rStyle w:val="CommentReference"/>
        </w:rPr>
        <w:annotationRef/>
      </w:r>
      <w:r>
        <w:t xml:space="preserve">Can you look at body size, if possible? </w:t>
      </w:r>
    </w:p>
  </w:comment>
  <w:comment w:id="208" w:author="Sang Bin Lee" w:date="2024-03-02T04:01:00Z" w:initials="SL">
    <w:p w14:paraId="4A0C99B1" w14:textId="77777777" w:rsidR="00FB0CC3" w:rsidRDefault="00FB0CC3" w:rsidP="00FB0CC3">
      <w:pPr>
        <w:pStyle w:val="CommentText"/>
      </w:pPr>
      <w:r>
        <w:rPr>
          <w:rStyle w:val="CommentReference"/>
        </w:rPr>
        <w:annotationRef/>
      </w:r>
      <w:r>
        <w:t>Add this ?</w:t>
      </w:r>
      <w:r>
        <w:br/>
        <w:t xml:space="preserve">, but swarming of </w:t>
      </w:r>
      <w:r>
        <w:rPr>
          <w:i/>
          <w:iCs/>
        </w:rPr>
        <w:t>C. formosanus</w:t>
      </w:r>
      <w:r>
        <w:t xml:space="preserve"> just starated</w:t>
      </w:r>
    </w:p>
  </w:comment>
  <w:comment w:id="214" w:author="Sang Bin Lee" w:date="2024-03-02T03:56:00Z" w:initials="SL">
    <w:p w14:paraId="27E1EB8A" w14:textId="4DC25031" w:rsidR="00FB0CC3" w:rsidRDefault="00FB0CC3" w:rsidP="00FB0CC3">
      <w:pPr>
        <w:pStyle w:val="CommentText"/>
      </w:pPr>
      <w:r>
        <w:rPr>
          <w:rStyle w:val="CommentReference"/>
        </w:rPr>
        <w:annotationRef/>
      </w:r>
      <w:r>
        <w:t>You may need to explain why C. gestroi in 2020 is bold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183F768" w15:done="1"/>
  <w15:commentEx w15:paraId="10573717" w15:paraIdParent="0183F768" w15:done="1"/>
  <w15:commentEx w15:paraId="732BB552" w15:paraIdParent="0183F768" w15:done="1"/>
  <w15:commentEx w15:paraId="664BEC27" w15:done="1"/>
  <w15:commentEx w15:paraId="5B7B8C1F" w15:paraIdParent="664BEC27" w15:done="1"/>
  <w15:commentEx w15:paraId="04F6D80E" w15:done="1"/>
  <w15:commentEx w15:paraId="2AA02567" w15:paraIdParent="04F6D80E" w15:done="1"/>
  <w15:commentEx w15:paraId="6FDC61C8" w15:done="1"/>
  <w15:commentEx w15:paraId="43A67D65" w15:paraIdParent="6FDC61C8" w15:done="1"/>
  <w15:commentEx w15:paraId="42597545" w15:done="1"/>
  <w15:commentEx w15:paraId="310C2635" w15:done="1"/>
  <w15:commentEx w15:paraId="0BC9A0EE" w15:paraIdParent="310C2635" w15:done="1"/>
  <w15:commentEx w15:paraId="4BA8A924" w15:done="1"/>
  <w15:commentEx w15:paraId="7D57F1E8" w15:done="1"/>
  <w15:commentEx w15:paraId="0C46216F" w15:paraIdParent="7D57F1E8" w15:done="1"/>
  <w15:commentEx w15:paraId="18766EED" w15:done="1"/>
  <w15:commentEx w15:paraId="3811D487" w15:paraIdParent="18766EED" w15:done="1"/>
  <w15:commentEx w15:paraId="32CEAD11" w15:done="1"/>
  <w15:commentEx w15:paraId="788B6793" w15:done="1"/>
  <w15:commentEx w15:paraId="74624C09" w15:paraIdParent="788B6793" w15:done="1"/>
  <w15:commentEx w15:paraId="6E2E13AC" w15:done="1"/>
  <w15:commentEx w15:paraId="48BBF74B" w15:done="1"/>
  <w15:commentEx w15:paraId="39F749FB" w15:done="0"/>
  <w15:commentEx w15:paraId="6B5EFA8C" w15:done="1"/>
  <w15:commentEx w15:paraId="6A4E341A" w15:paraIdParent="6B5EFA8C" w15:done="1"/>
  <w15:commentEx w15:paraId="6EAC74F7" w15:done="0"/>
  <w15:commentEx w15:paraId="2B14FB89" w15:done="1"/>
  <w15:commentEx w15:paraId="5EB09D68" w15:done="1"/>
  <w15:commentEx w15:paraId="3D20DCD8" w15:paraIdParent="5EB09D68" w15:done="1"/>
  <w15:commentEx w15:paraId="0EE5BB40" w15:done="0"/>
  <w15:commentEx w15:paraId="5E3EADF3" w15:done="0"/>
  <w15:commentEx w15:paraId="26573BAC" w15:paraIdParent="5E3EADF3" w15:done="0"/>
  <w15:commentEx w15:paraId="017D1E82" w15:done="0"/>
  <w15:commentEx w15:paraId="7A1E73D2" w15:done="0"/>
  <w15:commentEx w15:paraId="4A0C99B1" w15:done="0"/>
  <w15:commentEx w15:paraId="27E1EB8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DE0A12E" w16cex:dateUtc="2024-03-01T14:22:00Z"/>
  <w16cex:commentExtensible w16cex:durableId="3DFE3879" w16cex:dateUtc="2024-03-01T15:41:00Z"/>
  <w16cex:commentExtensible w16cex:durableId="0CCA60DF" w16cex:dateUtc="2024-03-02T11:29:00Z"/>
  <w16cex:commentExtensible w16cex:durableId="54E88CB3" w16cex:dateUtc="2024-03-01T14:28:00Z"/>
  <w16cex:commentExtensible w16cex:durableId="7C5E7308" w16cex:dateUtc="2024-03-02T11:44:00Z"/>
  <w16cex:commentExtensible w16cex:durableId="7EDE1734" w16cex:dateUtc="2024-03-01T14:28:00Z"/>
  <w16cex:commentExtensible w16cex:durableId="7F1DDA1F" w16cex:dateUtc="2024-03-02T11:45:00Z"/>
  <w16cex:commentExtensible w16cex:durableId="4B68FE78" w16cex:dateUtc="2024-03-01T15:45:00Z"/>
  <w16cex:commentExtensible w16cex:durableId="23066E75" w16cex:dateUtc="2024-03-02T11:47:00Z"/>
  <w16cex:commentExtensible w16cex:durableId="21CA8AB9" w16cex:dateUtc="2024-03-01T15:46:00Z"/>
  <w16cex:commentExtensible w16cex:durableId="3875CE00" w16cex:dateUtc="2024-03-01T14:46:00Z"/>
  <w16cex:commentExtensible w16cex:durableId="4DC21E02" w16cex:dateUtc="2024-03-02T12:02:00Z"/>
  <w16cex:commentExtensible w16cex:durableId="28262423" w16cex:dateUtc="2024-03-01T15:48:00Z"/>
  <w16cex:commentExtensible w16cex:durableId="65BD1D0C" w16cex:dateUtc="2024-03-01T15:57:00Z"/>
  <w16cex:commentExtensible w16cex:durableId="6AFDC066" w16cex:dateUtc="2024-03-02T12:10:00Z"/>
  <w16cex:commentExtensible w16cex:durableId="12FFF052" w16cex:dateUtc="2024-03-01T15:58:00Z"/>
  <w16cex:commentExtensible w16cex:durableId="410FAABD" w16cex:dateUtc="2024-03-02T12:13:00Z"/>
  <w16cex:commentExtensible w16cex:durableId="1E1AD6B0" w16cex:dateUtc="2024-03-01T15:06:00Z">
    <w16cex:extLst>
      <w16:ext w16:uri="{CE6994B0-6A32-4C9F-8C6B-6E91EDA988CE}">
        <cr:reactions xmlns:cr="http://schemas.microsoft.com/office/comments/2020/reactions">
          <cr:reaction reactionType="1">
            <cr:reactionInfo dateUtc="2024-03-02T12:26:09Z">
              <cr:user userId="S::nzm0095@auburn.edu::1420ddf2-104f-44a2-8e0f-b3d38c445eeb" userProvider="AD" userName="Nobuaki Mizumoto"/>
            </cr:reactionInfo>
          </cr:reaction>
        </cr:reactions>
      </w16:ext>
    </w16cex:extLst>
  </w16cex:commentExtensible>
  <w16cex:commentExtensible w16cex:durableId="4232DBCD" w16cex:dateUtc="2024-03-01T16:00:00Z"/>
  <w16cex:commentExtensible w16cex:durableId="04625B2C" w16cex:dateUtc="2024-03-02T12:29:00Z"/>
  <w16cex:commentExtensible w16cex:durableId="1DF6F955" w16cex:dateUtc="2024-03-01T15:14:00Z">
    <w16cex:extLst>
      <w16:ext w16:uri="{CE6994B0-6A32-4C9F-8C6B-6E91EDA988CE}">
        <cr:reactions xmlns:cr="http://schemas.microsoft.com/office/comments/2020/reactions">
          <cr:reaction reactionType="1">
            <cr:reactionInfo dateUtc="2024-03-03T12:24:03Z">
              <cr:user userId="S::nzm0095@auburn.edu::1420ddf2-104f-44a2-8e0f-b3d38c445eeb" userProvider="AD" userName="Nobuaki Mizumoto"/>
            </cr:reactionInfo>
          </cr:reaction>
        </cr:reactions>
      </w16:ext>
    </w16cex:extLst>
  </w16cex:commentExtensible>
  <w16cex:commentExtensible w16cex:durableId="4A33C6F5" w16cex:dateUtc="2024-03-01T15:15:00Z"/>
  <w16cex:commentExtensible w16cex:durableId="186DD65B" w16cex:dateUtc="2024-03-01T15:19:00Z"/>
  <w16cex:commentExtensible w16cex:durableId="36BCB7D5" w16cex:dateUtc="2024-03-01T15:17:00Z"/>
  <w16cex:commentExtensible w16cex:durableId="2C8B0EB5" w16cex:dateUtc="2024-03-01T16:02:00Z"/>
  <w16cex:commentExtensible w16cex:durableId="456F41B9" w16cex:dateUtc="2024-03-01T15:19:00Z"/>
  <w16cex:commentExtensible w16cex:durableId="6C0667E6" w16cex:dateUtc="2024-03-01T15:21:00Z"/>
  <w16cex:commentExtensible w16cex:durableId="1BBD6B30" w16cex:dateUtc="2024-03-02T08:07:00Z"/>
  <w16cex:commentExtensible w16cex:durableId="15B18C3B" w16cex:dateUtc="2024-03-02T23:27:00Z"/>
  <w16cex:commentExtensible w16cex:durableId="04542C86" w16cex:dateUtc="2024-03-02T08:10:00Z"/>
  <w16cex:commentExtensible w16cex:durableId="36A0E405" w16cex:dateUtc="2024-03-01T15:26:00Z"/>
  <w16cex:commentExtensible w16cex:durableId="40D97D48" w16cex:dateUtc="2024-03-02T08:24:00Z"/>
  <w16cex:commentExtensible w16cex:durableId="408E3B5C" w16cex:dateUtc="2024-03-01T15:30:00Z"/>
  <w16cex:commentExtensible w16cex:durableId="39143335" w16cex:dateUtc="2024-03-02T08:50:00Z"/>
  <w16cex:commentExtensible w16cex:durableId="5EC8B97F" w16cex:dateUtc="2024-03-02T09:01:00Z"/>
  <w16cex:commentExtensible w16cex:durableId="55E9C40F" w16cex:dateUtc="2024-03-02T08: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183F768" w16cid:durableId="5DE0A12E"/>
  <w16cid:commentId w16cid:paraId="10573717" w16cid:durableId="3DFE3879"/>
  <w16cid:commentId w16cid:paraId="732BB552" w16cid:durableId="0CCA60DF"/>
  <w16cid:commentId w16cid:paraId="664BEC27" w16cid:durableId="54E88CB3"/>
  <w16cid:commentId w16cid:paraId="5B7B8C1F" w16cid:durableId="7C5E7308"/>
  <w16cid:commentId w16cid:paraId="04F6D80E" w16cid:durableId="7EDE1734"/>
  <w16cid:commentId w16cid:paraId="2AA02567" w16cid:durableId="7F1DDA1F"/>
  <w16cid:commentId w16cid:paraId="6FDC61C8" w16cid:durableId="4B68FE78"/>
  <w16cid:commentId w16cid:paraId="43A67D65" w16cid:durableId="23066E75"/>
  <w16cid:commentId w16cid:paraId="42597545" w16cid:durableId="21CA8AB9"/>
  <w16cid:commentId w16cid:paraId="310C2635" w16cid:durableId="3875CE00"/>
  <w16cid:commentId w16cid:paraId="0BC9A0EE" w16cid:durableId="4DC21E02"/>
  <w16cid:commentId w16cid:paraId="4BA8A924" w16cid:durableId="28262423"/>
  <w16cid:commentId w16cid:paraId="7D57F1E8" w16cid:durableId="65BD1D0C"/>
  <w16cid:commentId w16cid:paraId="0C46216F" w16cid:durableId="6AFDC066"/>
  <w16cid:commentId w16cid:paraId="18766EED" w16cid:durableId="12FFF052"/>
  <w16cid:commentId w16cid:paraId="3811D487" w16cid:durableId="410FAABD"/>
  <w16cid:commentId w16cid:paraId="32CEAD11" w16cid:durableId="1E1AD6B0"/>
  <w16cid:commentId w16cid:paraId="788B6793" w16cid:durableId="4232DBCD"/>
  <w16cid:commentId w16cid:paraId="74624C09" w16cid:durableId="04625B2C"/>
  <w16cid:commentId w16cid:paraId="6E2E13AC" w16cid:durableId="1DF6F955"/>
  <w16cid:commentId w16cid:paraId="48BBF74B" w16cid:durableId="4A33C6F5"/>
  <w16cid:commentId w16cid:paraId="39F749FB" w16cid:durableId="186DD65B"/>
  <w16cid:commentId w16cid:paraId="6B5EFA8C" w16cid:durableId="36BCB7D5"/>
  <w16cid:commentId w16cid:paraId="6A4E341A" w16cid:durableId="2C8B0EB5"/>
  <w16cid:commentId w16cid:paraId="6EAC74F7" w16cid:durableId="456F41B9"/>
  <w16cid:commentId w16cid:paraId="2B14FB89" w16cid:durableId="6C0667E6"/>
  <w16cid:commentId w16cid:paraId="5EB09D68" w16cid:durableId="1BBD6B30"/>
  <w16cid:commentId w16cid:paraId="3D20DCD8" w16cid:durableId="15B18C3B"/>
  <w16cid:commentId w16cid:paraId="0EE5BB40" w16cid:durableId="04542C86"/>
  <w16cid:commentId w16cid:paraId="5E3EADF3" w16cid:durableId="36A0E405"/>
  <w16cid:commentId w16cid:paraId="26573BAC" w16cid:durableId="40D97D48"/>
  <w16cid:commentId w16cid:paraId="017D1E82" w16cid:durableId="408E3B5C"/>
  <w16cid:commentId w16cid:paraId="7A1E73D2" w16cid:durableId="39143335"/>
  <w16cid:commentId w16cid:paraId="4A0C99B1" w16cid:durableId="5EC8B97F"/>
  <w16cid:commentId w16cid:paraId="27E1EB8A" w16cid:durableId="55E9C40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1681E6" w14:textId="77777777" w:rsidR="008B1749" w:rsidRDefault="008B1749" w:rsidP="001C042C">
      <w:pPr>
        <w:spacing w:after="0" w:line="240" w:lineRule="auto"/>
      </w:pPr>
      <w:r>
        <w:separator/>
      </w:r>
    </w:p>
  </w:endnote>
  <w:endnote w:type="continuationSeparator" w:id="0">
    <w:p w14:paraId="66586E21" w14:textId="77777777" w:rsidR="008B1749" w:rsidRDefault="008B1749" w:rsidP="001C04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PT Serif">
    <w:altName w:val="PT Serif"/>
    <w:panose1 w:val="020A0603040505020204"/>
    <w:charset w:val="00"/>
    <w:family w:val="roman"/>
    <w:pitch w:val="variable"/>
    <w:sig w:usb0="A00002EF" w:usb1="5000204B" w:usb2="00000000" w:usb3="00000000" w:csb0="00000097" w:csb1="00000000"/>
  </w:font>
  <w:font w:name="Arial">
    <w:panose1 w:val="020B0604020202020204"/>
    <w:charset w:val="00"/>
    <w:family w:val="swiss"/>
    <w:pitch w:val="variable"/>
    <w:sig w:usb0="E0002EFF" w:usb1="C000785B" w:usb2="00000009" w:usb3="00000000" w:csb0="000001FF" w:csb1="00000000"/>
  </w:font>
  <w:font w:name="ＭＳ Ｐゴシック">
    <w:altName w:val="MS PGothic"/>
    <w:panose1 w:val="020B0600070205080204"/>
    <w:charset w:val="80"/>
    <w:family w:val="swiss"/>
    <w:pitch w:val="variable"/>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CB3A30" w14:textId="77777777" w:rsidR="008B1749" w:rsidRDefault="008B1749" w:rsidP="001C042C">
      <w:pPr>
        <w:spacing w:after="0" w:line="240" w:lineRule="auto"/>
      </w:pPr>
      <w:r>
        <w:separator/>
      </w:r>
    </w:p>
  </w:footnote>
  <w:footnote w:type="continuationSeparator" w:id="0">
    <w:p w14:paraId="6864557C" w14:textId="77777777" w:rsidR="008B1749" w:rsidRDefault="008B1749" w:rsidP="001C04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BB5601"/>
    <w:multiLevelType w:val="hybridMultilevel"/>
    <w:tmpl w:val="33E08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5D14DD0"/>
    <w:multiLevelType w:val="hybridMultilevel"/>
    <w:tmpl w:val="D2BAE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AF85E8E"/>
    <w:multiLevelType w:val="hybridMultilevel"/>
    <w:tmpl w:val="88EAD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49368703">
    <w:abstractNumId w:val="0"/>
  </w:num>
  <w:num w:numId="2" w16cid:durableId="1278637584">
    <w:abstractNumId w:val="1"/>
  </w:num>
  <w:num w:numId="3" w16cid:durableId="72094762">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ouvenc,Thomas">
    <w15:presenceInfo w15:providerId="AD" w15:userId="S::tomchouv@ufl.edu::e4ea9cc6-ee91-45ed-a566-cd6d4e57b43c"/>
  </w15:person>
  <w15:person w15:author="Nobuaki Mizumoto">
    <w15:presenceInfo w15:providerId="AD" w15:userId="S::nobuaki-mizumoto@oist.jp::bbef6905-a87d-413d-8e4c-6584cc0df4a8"/>
  </w15:person>
  <w15:person w15:author="Sang Bin Lee">
    <w15:presenceInfo w15:providerId="Windows Live" w15:userId="caa45eccb302c0f9"/>
  </w15:person>
  <w15:person w15:author="Nobuaki Mizumoto [2]">
    <w15:presenceInfo w15:providerId="AD" w15:userId="S::nzm0095@auburn.edu::1420ddf2-104f-44a2-8e0f-b3d38c445ee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activeWritingStyle w:appName="MSWord" w:lang="en-US" w:vendorID="64" w:dllVersion="0" w:nlCheck="1" w:checkStyle="0"/>
  <w:activeWritingStyle w:appName="MSWord" w:lang="en-US" w:vendorID="64" w:dllVersion="4096" w:nlCheck="1" w:checkStyle="0"/>
  <w:activeWritingStyle w:appName="MSWord" w:lang="ja-JP" w:vendorID="64" w:dllVersion="0" w:nlCheck="1" w:checkStyle="1"/>
  <w:proofState w:spelling="clean" w:grammar="clean"/>
  <w:trackRevisions/>
  <w:defaultTabStop w:val="720"/>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Q3NjI2NLIwNbCwMDFS0lEKTi0uzszPAykwMaoFAEXARH4tAAAA"/>
  </w:docVars>
  <w:rsids>
    <w:rsidRoot w:val="003B2760"/>
    <w:rsid w:val="00000019"/>
    <w:rsid w:val="000022A2"/>
    <w:rsid w:val="00002BB3"/>
    <w:rsid w:val="000061BF"/>
    <w:rsid w:val="00006E0A"/>
    <w:rsid w:val="00007940"/>
    <w:rsid w:val="00015312"/>
    <w:rsid w:val="000155A0"/>
    <w:rsid w:val="00020857"/>
    <w:rsid w:val="000247A9"/>
    <w:rsid w:val="00027CFE"/>
    <w:rsid w:val="00030B07"/>
    <w:rsid w:val="00034D8C"/>
    <w:rsid w:val="000357E4"/>
    <w:rsid w:val="0003728C"/>
    <w:rsid w:val="00043B84"/>
    <w:rsid w:val="00050260"/>
    <w:rsid w:val="000516DC"/>
    <w:rsid w:val="00055A48"/>
    <w:rsid w:val="00055F51"/>
    <w:rsid w:val="000646AA"/>
    <w:rsid w:val="00065606"/>
    <w:rsid w:val="000659ED"/>
    <w:rsid w:val="000661B9"/>
    <w:rsid w:val="000717C6"/>
    <w:rsid w:val="00073834"/>
    <w:rsid w:val="00076266"/>
    <w:rsid w:val="00083B8C"/>
    <w:rsid w:val="00085988"/>
    <w:rsid w:val="000929DE"/>
    <w:rsid w:val="00092FF7"/>
    <w:rsid w:val="00094ACB"/>
    <w:rsid w:val="00095C74"/>
    <w:rsid w:val="000A1679"/>
    <w:rsid w:val="000A6137"/>
    <w:rsid w:val="000B52A6"/>
    <w:rsid w:val="000B54DD"/>
    <w:rsid w:val="000B5D58"/>
    <w:rsid w:val="000B6D4F"/>
    <w:rsid w:val="000C4E51"/>
    <w:rsid w:val="000C6371"/>
    <w:rsid w:val="000C6AC5"/>
    <w:rsid w:val="000C72BA"/>
    <w:rsid w:val="000C7ECE"/>
    <w:rsid w:val="000D3AA1"/>
    <w:rsid w:val="000D3CB8"/>
    <w:rsid w:val="000E20DA"/>
    <w:rsid w:val="000E3D24"/>
    <w:rsid w:val="000F19DF"/>
    <w:rsid w:val="000F2A76"/>
    <w:rsid w:val="000F68C7"/>
    <w:rsid w:val="000F6BD2"/>
    <w:rsid w:val="00100E35"/>
    <w:rsid w:val="001014C6"/>
    <w:rsid w:val="001014E3"/>
    <w:rsid w:val="001020E0"/>
    <w:rsid w:val="0011067B"/>
    <w:rsid w:val="0011140D"/>
    <w:rsid w:val="0011301F"/>
    <w:rsid w:val="00121AC5"/>
    <w:rsid w:val="001224D2"/>
    <w:rsid w:val="00122DFF"/>
    <w:rsid w:val="00140A7D"/>
    <w:rsid w:val="001423B9"/>
    <w:rsid w:val="00143083"/>
    <w:rsid w:val="00144BB1"/>
    <w:rsid w:val="0014589A"/>
    <w:rsid w:val="00146342"/>
    <w:rsid w:val="00151701"/>
    <w:rsid w:val="001547A8"/>
    <w:rsid w:val="00154E76"/>
    <w:rsid w:val="00155682"/>
    <w:rsid w:val="001557A0"/>
    <w:rsid w:val="00161C75"/>
    <w:rsid w:val="0016233C"/>
    <w:rsid w:val="00162B15"/>
    <w:rsid w:val="0016444B"/>
    <w:rsid w:val="00167307"/>
    <w:rsid w:val="00167988"/>
    <w:rsid w:val="00171239"/>
    <w:rsid w:val="001725E1"/>
    <w:rsid w:val="0017376C"/>
    <w:rsid w:val="00181297"/>
    <w:rsid w:val="0018442C"/>
    <w:rsid w:val="00185FB5"/>
    <w:rsid w:val="00186D4C"/>
    <w:rsid w:val="00186EFE"/>
    <w:rsid w:val="001872C2"/>
    <w:rsid w:val="00190D6B"/>
    <w:rsid w:val="00191E0F"/>
    <w:rsid w:val="00196CE3"/>
    <w:rsid w:val="00197492"/>
    <w:rsid w:val="001977A4"/>
    <w:rsid w:val="001A152D"/>
    <w:rsid w:val="001A456D"/>
    <w:rsid w:val="001A50E7"/>
    <w:rsid w:val="001A6076"/>
    <w:rsid w:val="001A682C"/>
    <w:rsid w:val="001A68CD"/>
    <w:rsid w:val="001A765C"/>
    <w:rsid w:val="001B1E5B"/>
    <w:rsid w:val="001B3A59"/>
    <w:rsid w:val="001B3F7C"/>
    <w:rsid w:val="001B4617"/>
    <w:rsid w:val="001B4A1C"/>
    <w:rsid w:val="001B4DFA"/>
    <w:rsid w:val="001B5B46"/>
    <w:rsid w:val="001B5CD2"/>
    <w:rsid w:val="001C042C"/>
    <w:rsid w:val="001C0430"/>
    <w:rsid w:val="001C39A0"/>
    <w:rsid w:val="001C3DE1"/>
    <w:rsid w:val="001D292B"/>
    <w:rsid w:val="001D40EF"/>
    <w:rsid w:val="001D414E"/>
    <w:rsid w:val="001D46E9"/>
    <w:rsid w:val="001D4E5C"/>
    <w:rsid w:val="001D545C"/>
    <w:rsid w:val="001E2BB9"/>
    <w:rsid w:val="001E3899"/>
    <w:rsid w:val="001E483C"/>
    <w:rsid w:val="001E5761"/>
    <w:rsid w:val="001F1146"/>
    <w:rsid w:val="001F533A"/>
    <w:rsid w:val="001F62ED"/>
    <w:rsid w:val="001F6A90"/>
    <w:rsid w:val="001F6AD3"/>
    <w:rsid w:val="00200542"/>
    <w:rsid w:val="00205618"/>
    <w:rsid w:val="00205CCD"/>
    <w:rsid w:val="00207C23"/>
    <w:rsid w:val="00210A25"/>
    <w:rsid w:val="00212378"/>
    <w:rsid w:val="00212B1E"/>
    <w:rsid w:val="00214A3D"/>
    <w:rsid w:val="00214E7B"/>
    <w:rsid w:val="00215057"/>
    <w:rsid w:val="002174CB"/>
    <w:rsid w:val="00223D71"/>
    <w:rsid w:val="00225A55"/>
    <w:rsid w:val="00225CB3"/>
    <w:rsid w:val="00227688"/>
    <w:rsid w:val="002326CE"/>
    <w:rsid w:val="00234509"/>
    <w:rsid w:val="0023551F"/>
    <w:rsid w:val="002359E3"/>
    <w:rsid w:val="00237462"/>
    <w:rsid w:val="00237C56"/>
    <w:rsid w:val="00240553"/>
    <w:rsid w:val="00244878"/>
    <w:rsid w:val="002457C6"/>
    <w:rsid w:val="002508CE"/>
    <w:rsid w:val="00261813"/>
    <w:rsid w:val="00261BF9"/>
    <w:rsid w:val="00264854"/>
    <w:rsid w:val="00264D39"/>
    <w:rsid w:val="00266A61"/>
    <w:rsid w:val="002701F9"/>
    <w:rsid w:val="002720AA"/>
    <w:rsid w:val="00274304"/>
    <w:rsid w:val="00274A7D"/>
    <w:rsid w:val="002832CE"/>
    <w:rsid w:val="00283B39"/>
    <w:rsid w:val="002848BA"/>
    <w:rsid w:val="00284FB9"/>
    <w:rsid w:val="00290813"/>
    <w:rsid w:val="00291FF6"/>
    <w:rsid w:val="002929D7"/>
    <w:rsid w:val="00292F04"/>
    <w:rsid w:val="00296400"/>
    <w:rsid w:val="002974ED"/>
    <w:rsid w:val="002A001E"/>
    <w:rsid w:val="002A123A"/>
    <w:rsid w:val="002A46A4"/>
    <w:rsid w:val="002B25B5"/>
    <w:rsid w:val="002C12D4"/>
    <w:rsid w:val="002D101B"/>
    <w:rsid w:val="002D11BC"/>
    <w:rsid w:val="002D37E3"/>
    <w:rsid w:val="002D430E"/>
    <w:rsid w:val="002D5CC7"/>
    <w:rsid w:val="002D714D"/>
    <w:rsid w:val="002E2280"/>
    <w:rsid w:val="002E2B2D"/>
    <w:rsid w:val="002E48BC"/>
    <w:rsid w:val="002E48C3"/>
    <w:rsid w:val="002E6C58"/>
    <w:rsid w:val="002E70E6"/>
    <w:rsid w:val="002F038E"/>
    <w:rsid w:val="002F1ACA"/>
    <w:rsid w:val="002F5D06"/>
    <w:rsid w:val="002F6DB1"/>
    <w:rsid w:val="002F7278"/>
    <w:rsid w:val="00302F92"/>
    <w:rsid w:val="00303822"/>
    <w:rsid w:val="00303BE0"/>
    <w:rsid w:val="003045D1"/>
    <w:rsid w:val="00304677"/>
    <w:rsid w:val="003071FD"/>
    <w:rsid w:val="00312B82"/>
    <w:rsid w:val="00314AA4"/>
    <w:rsid w:val="0031680C"/>
    <w:rsid w:val="003231E1"/>
    <w:rsid w:val="00323294"/>
    <w:rsid w:val="00326F2C"/>
    <w:rsid w:val="00331790"/>
    <w:rsid w:val="0033242D"/>
    <w:rsid w:val="00334087"/>
    <w:rsid w:val="0033644E"/>
    <w:rsid w:val="003404A8"/>
    <w:rsid w:val="0034057D"/>
    <w:rsid w:val="00341BDD"/>
    <w:rsid w:val="003452C3"/>
    <w:rsid w:val="003478F0"/>
    <w:rsid w:val="00352655"/>
    <w:rsid w:val="00352929"/>
    <w:rsid w:val="0035487A"/>
    <w:rsid w:val="003562C3"/>
    <w:rsid w:val="00360065"/>
    <w:rsid w:val="00361373"/>
    <w:rsid w:val="0036432C"/>
    <w:rsid w:val="00366A3D"/>
    <w:rsid w:val="00373DB4"/>
    <w:rsid w:val="00374CA1"/>
    <w:rsid w:val="00380347"/>
    <w:rsid w:val="0038202B"/>
    <w:rsid w:val="0038208F"/>
    <w:rsid w:val="00382783"/>
    <w:rsid w:val="00382D24"/>
    <w:rsid w:val="00384C5A"/>
    <w:rsid w:val="003863A4"/>
    <w:rsid w:val="00387F6D"/>
    <w:rsid w:val="003905AC"/>
    <w:rsid w:val="00391006"/>
    <w:rsid w:val="00391D73"/>
    <w:rsid w:val="00394A1E"/>
    <w:rsid w:val="00395026"/>
    <w:rsid w:val="00396FF1"/>
    <w:rsid w:val="003A0D48"/>
    <w:rsid w:val="003A0F79"/>
    <w:rsid w:val="003A347C"/>
    <w:rsid w:val="003A48DE"/>
    <w:rsid w:val="003A585D"/>
    <w:rsid w:val="003A5A27"/>
    <w:rsid w:val="003A679E"/>
    <w:rsid w:val="003B2760"/>
    <w:rsid w:val="003B28B0"/>
    <w:rsid w:val="003B6AEE"/>
    <w:rsid w:val="003B7880"/>
    <w:rsid w:val="003C283C"/>
    <w:rsid w:val="003C2C9E"/>
    <w:rsid w:val="003D0D2B"/>
    <w:rsid w:val="003D1D6C"/>
    <w:rsid w:val="003D2AA6"/>
    <w:rsid w:val="003D690D"/>
    <w:rsid w:val="003E009F"/>
    <w:rsid w:val="003E1D7C"/>
    <w:rsid w:val="003E4717"/>
    <w:rsid w:val="003E69B7"/>
    <w:rsid w:val="003E6A79"/>
    <w:rsid w:val="003F0621"/>
    <w:rsid w:val="003F30C7"/>
    <w:rsid w:val="003F38D7"/>
    <w:rsid w:val="003F4B5A"/>
    <w:rsid w:val="003F4D0F"/>
    <w:rsid w:val="003F7B28"/>
    <w:rsid w:val="00400691"/>
    <w:rsid w:val="00401282"/>
    <w:rsid w:val="0040668C"/>
    <w:rsid w:val="004111BC"/>
    <w:rsid w:val="00411248"/>
    <w:rsid w:val="004114FA"/>
    <w:rsid w:val="00414CA5"/>
    <w:rsid w:val="00415236"/>
    <w:rsid w:val="00415A21"/>
    <w:rsid w:val="00417DB7"/>
    <w:rsid w:val="00421AB6"/>
    <w:rsid w:val="00423462"/>
    <w:rsid w:val="00424640"/>
    <w:rsid w:val="00424A60"/>
    <w:rsid w:val="00426C8B"/>
    <w:rsid w:val="00427194"/>
    <w:rsid w:val="004273C3"/>
    <w:rsid w:val="00427506"/>
    <w:rsid w:val="00427997"/>
    <w:rsid w:val="00430621"/>
    <w:rsid w:val="00435C9C"/>
    <w:rsid w:val="00437EDD"/>
    <w:rsid w:val="004425F0"/>
    <w:rsid w:val="00444F76"/>
    <w:rsid w:val="00446881"/>
    <w:rsid w:val="00446E5D"/>
    <w:rsid w:val="00450988"/>
    <w:rsid w:val="004528D1"/>
    <w:rsid w:val="00452D87"/>
    <w:rsid w:val="00453CA0"/>
    <w:rsid w:val="0045423E"/>
    <w:rsid w:val="004547F2"/>
    <w:rsid w:val="00460135"/>
    <w:rsid w:val="00463BE7"/>
    <w:rsid w:val="0047003E"/>
    <w:rsid w:val="00471FC8"/>
    <w:rsid w:val="00474EF4"/>
    <w:rsid w:val="00476582"/>
    <w:rsid w:val="004776A7"/>
    <w:rsid w:val="00477FEA"/>
    <w:rsid w:val="00484F63"/>
    <w:rsid w:val="004852F7"/>
    <w:rsid w:val="004869CB"/>
    <w:rsid w:val="00487189"/>
    <w:rsid w:val="004902AA"/>
    <w:rsid w:val="0049194E"/>
    <w:rsid w:val="004923B9"/>
    <w:rsid w:val="004942F7"/>
    <w:rsid w:val="0049496B"/>
    <w:rsid w:val="004952A6"/>
    <w:rsid w:val="00496419"/>
    <w:rsid w:val="004A0FFB"/>
    <w:rsid w:val="004A1776"/>
    <w:rsid w:val="004A1A98"/>
    <w:rsid w:val="004A21EE"/>
    <w:rsid w:val="004A2D12"/>
    <w:rsid w:val="004A4240"/>
    <w:rsid w:val="004A498E"/>
    <w:rsid w:val="004A4A51"/>
    <w:rsid w:val="004A63CA"/>
    <w:rsid w:val="004A65EF"/>
    <w:rsid w:val="004A7DC4"/>
    <w:rsid w:val="004B0417"/>
    <w:rsid w:val="004B0582"/>
    <w:rsid w:val="004B120F"/>
    <w:rsid w:val="004B1DDB"/>
    <w:rsid w:val="004B31DF"/>
    <w:rsid w:val="004B4152"/>
    <w:rsid w:val="004B6785"/>
    <w:rsid w:val="004B7ABB"/>
    <w:rsid w:val="004C1C24"/>
    <w:rsid w:val="004C3371"/>
    <w:rsid w:val="004D0B99"/>
    <w:rsid w:val="004D56F8"/>
    <w:rsid w:val="004E0C59"/>
    <w:rsid w:val="004E1125"/>
    <w:rsid w:val="004E4EA7"/>
    <w:rsid w:val="004F0306"/>
    <w:rsid w:val="004F5E2E"/>
    <w:rsid w:val="004F73DB"/>
    <w:rsid w:val="0050006F"/>
    <w:rsid w:val="00500E55"/>
    <w:rsid w:val="005027B1"/>
    <w:rsid w:val="005048DE"/>
    <w:rsid w:val="0051304B"/>
    <w:rsid w:val="005216D9"/>
    <w:rsid w:val="005230E9"/>
    <w:rsid w:val="0052319A"/>
    <w:rsid w:val="00523845"/>
    <w:rsid w:val="005238ED"/>
    <w:rsid w:val="005265D8"/>
    <w:rsid w:val="00526C99"/>
    <w:rsid w:val="0052780A"/>
    <w:rsid w:val="005303D6"/>
    <w:rsid w:val="005331C3"/>
    <w:rsid w:val="00535E5D"/>
    <w:rsid w:val="00540892"/>
    <w:rsid w:val="00541013"/>
    <w:rsid w:val="0054383E"/>
    <w:rsid w:val="00551CD2"/>
    <w:rsid w:val="00556EA8"/>
    <w:rsid w:val="00556F86"/>
    <w:rsid w:val="005612F3"/>
    <w:rsid w:val="00562DC2"/>
    <w:rsid w:val="0056437B"/>
    <w:rsid w:val="00565CF6"/>
    <w:rsid w:val="00570E43"/>
    <w:rsid w:val="00572278"/>
    <w:rsid w:val="00573689"/>
    <w:rsid w:val="0057546E"/>
    <w:rsid w:val="0057682C"/>
    <w:rsid w:val="00583605"/>
    <w:rsid w:val="00590329"/>
    <w:rsid w:val="005903E0"/>
    <w:rsid w:val="0059471F"/>
    <w:rsid w:val="00594B46"/>
    <w:rsid w:val="005950E6"/>
    <w:rsid w:val="005972E7"/>
    <w:rsid w:val="005A1349"/>
    <w:rsid w:val="005A6250"/>
    <w:rsid w:val="005A645A"/>
    <w:rsid w:val="005B01CF"/>
    <w:rsid w:val="005B178E"/>
    <w:rsid w:val="005B2000"/>
    <w:rsid w:val="005B687C"/>
    <w:rsid w:val="005C00A7"/>
    <w:rsid w:val="005C14C2"/>
    <w:rsid w:val="005C457B"/>
    <w:rsid w:val="005C5AF5"/>
    <w:rsid w:val="005C660E"/>
    <w:rsid w:val="005E0567"/>
    <w:rsid w:val="005E1A25"/>
    <w:rsid w:val="005E68A9"/>
    <w:rsid w:val="005E6CF3"/>
    <w:rsid w:val="005E75A2"/>
    <w:rsid w:val="005E7723"/>
    <w:rsid w:val="005F09FD"/>
    <w:rsid w:val="005F12DB"/>
    <w:rsid w:val="005F3994"/>
    <w:rsid w:val="005F4699"/>
    <w:rsid w:val="005F5290"/>
    <w:rsid w:val="005F708B"/>
    <w:rsid w:val="005F7DF5"/>
    <w:rsid w:val="00605289"/>
    <w:rsid w:val="00613CBA"/>
    <w:rsid w:val="0062358B"/>
    <w:rsid w:val="00623730"/>
    <w:rsid w:val="006238C3"/>
    <w:rsid w:val="00627233"/>
    <w:rsid w:val="006320CF"/>
    <w:rsid w:val="00632431"/>
    <w:rsid w:val="00635471"/>
    <w:rsid w:val="00637DF5"/>
    <w:rsid w:val="006405A1"/>
    <w:rsid w:val="0064067A"/>
    <w:rsid w:val="0064097E"/>
    <w:rsid w:val="00641689"/>
    <w:rsid w:val="00641F90"/>
    <w:rsid w:val="006459C3"/>
    <w:rsid w:val="006460F0"/>
    <w:rsid w:val="00651ABE"/>
    <w:rsid w:val="00652038"/>
    <w:rsid w:val="00652E66"/>
    <w:rsid w:val="00653127"/>
    <w:rsid w:val="006630F0"/>
    <w:rsid w:val="00663BB0"/>
    <w:rsid w:val="00664ACC"/>
    <w:rsid w:val="00665CE1"/>
    <w:rsid w:val="006660B8"/>
    <w:rsid w:val="006717C9"/>
    <w:rsid w:val="00673F7D"/>
    <w:rsid w:val="00674F9D"/>
    <w:rsid w:val="00676322"/>
    <w:rsid w:val="0067703D"/>
    <w:rsid w:val="00683B4A"/>
    <w:rsid w:val="00686C52"/>
    <w:rsid w:val="0068749E"/>
    <w:rsid w:val="0069406F"/>
    <w:rsid w:val="006960F9"/>
    <w:rsid w:val="006A2B58"/>
    <w:rsid w:val="006A4214"/>
    <w:rsid w:val="006A5999"/>
    <w:rsid w:val="006A5A90"/>
    <w:rsid w:val="006A60C8"/>
    <w:rsid w:val="006B690F"/>
    <w:rsid w:val="006B7350"/>
    <w:rsid w:val="006C3440"/>
    <w:rsid w:val="006C61AB"/>
    <w:rsid w:val="006C64B1"/>
    <w:rsid w:val="006C6563"/>
    <w:rsid w:val="006D4601"/>
    <w:rsid w:val="006D5EBC"/>
    <w:rsid w:val="006D696D"/>
    <w:rsid w:val="006E044A"/>
    <w:rsid w:val="006E3EF4"/>
    <w:rsid w:val="006E4B58"/>
    <w:rsid w:val="006E6257"/>
    <w:rsid w:val="006F594F"/>
    <w:rsid w:val="006F5FDD"/>
    <w:rsid w:val="006F6623"/>
    <w:rsid w:val="006F7625"/>
    <w:rsid w:val="006F79BC"/>
    <w:rsid w:val="006F7E33"/>
    <w:rsid w:val="00700B9F"/>
    <w:rsid w:val="0070134A"/>
    <w:rsid w:val="007019B9"/>
    <w:rsid w:val="00701C2B"/>
    <w:rsid w:val="007131A1"/>
    <w:rsid w:val="00720BAD"/>
    <w:rsid w:val="00721408"/>
    <w:rsid w:val="00726E1D"/>
    <w:rsid w:val="00731979"/>
    <w:rsid w:val="00736D58"/>
    <w:rsid w:val="00742A09"/>
    <w:rsid w:val="00743CAD"/>
    <w:rsid w:val="00746C4F"/>
    <w:rsid w:val="007473BD"/>
    <w:rsid w:val="007502E3"/>
    <w:rsid w:val="00750FB4"/>
    <w:rsid w:val="0075190D"/>
    <w:rsid w:val="007520E1"/>
    <w:rsid w:val="007555BA"/>
    <w:rsid w:val="00756AD8"/>
    <w:rsid w:val="007575D1"/>
    <w:rsid w:val="00757B22"/>
    <w:rsid w:val="00757E8E"/>
    <w:rsid w:val="007679E5"/>
    <w:rsid w:val="0077036A"/>
    <w:rsid w:val="00770E7E"/>
    <w:rsid w:val="00772E2E"/>
    <w:rsid w:val="007740CD"/>
    <w:rsid w:val="007757DE"/>
    <w:rsid w:val="00775AE6"/>
    <w:rsid w:val="007769CE"/>
    <w:rsid w:val="007775ED"/>
    <w:rsid w:val="007802D7"/>
    <w:rsid w:val="00781615"/>
    <w:rsid w:val="007910F5"/>
    <w:rsid w:val="007914C7"/>
    <w:rsid w:val="00793875"/>
    <w:rsid w:val="00796B80"/>
    <w:rsid w:val="00796C4A"/>
    <w:rsid w:val="00796E6E"/>
    <w:rsid w:val="00797902"/>
    <w:rsid w:val="007A16A9"/>
    <w:rsid w:val="007A2110"/>
    <w:rsid w:val="007A3066"/>
    <w:rsid w:val="007A3914"/>
    <w:rsid w:val="007A3EA6"/>
    <w:rsid w:val="007B4069"/>
    <w:rsid w:val="007B444C"/>
    <w:rsid w:val="007B7147"/>
    <w:rsid w:val="007B7EB8"/>
    <w:rsid w:val="007C185B"/>
    <w:rsid w:val="007C1BDD"/>
    <w:rsid w:val="007C1BE9"/>
    <w:rsid w:val="007C543F"/>
    <w:rsid w:val="007C5FCE"/>
    <w:rsid w:val="007C757F"/>
    <w:rsid w:val="007D05E1"/>
    <w:rsid w:val="007E150D"/>
    <w:rsid w:val="007E1AE2"/>
    <w:rsid w:val="007E29C0"/>
    <w:rsid w:val="007E4A0E"/>
    <w:rsid w:val="007E4F4C"/>
    <w:rsid w:val="007E7501"/>
    <w:rsid w:val="007F034F"/>
    <w:rsid w:val="007F68AD"/>
    <w:rsid w:val="007F69BD"/>
    <w:rsid w:val="007F74EE"/>
    <w:rsid w:val="0080347A"/>
    <w:rsid w:val="008041EC"/>
    <w:rsid w:val="00804360"/>
    <w:rsid w:val="008054ED"/>
    <w:rsid w:val="00806F85"/>
    <w:rsid w:val="0080722B"/>
    <w:rsid w:val="0081281C"/>
    <w:rsid w:val="00814C31"/>
    <w:rsid w:val="00820668"/>
    <w:rsid w:val="00821410"/>
    <w:rsid w:val="008240D3"/>
    <w:rsid w:val="00824BE7"/>
    <w:rsid w:val="0082546D"/>
    <w:rsid w:val="008278D8"/>
    <w:rsid w:val="00830925"/>
    <w:rsid w:val="00830EF8"/>
    <w:rsid w:val="008312C9"/>
    <w:rsid w:val="00832CDC"/>
    <w:rsid w:val="008352DB"/>
    <w:rsid w:val="008365AE"/>
    <w:rsid w:val="00841A57"/>
    <w:rsid w:val="00841B52"/>
    <w:rsid w:val="00841C78"/>
    <w:rsid w:val="008425CC"/>
    <w:rsid w:val="00843BCC"/>
    <w:rsid w:val="00843DAB"/>
    <w:rsid w:val="0084405A"/>
    <w:rsid w:val="00846083"/>
    <w:rsid w:val="00846584"/>
    <w:rsid w:val="008472BC"/>
    <w:rsid w:val="00853065"/>
    <w:rsid w:val="00854589"/>
    <w:rsid w:val="00856ECA"/>
    <w:rsid w:val="00857A1B"/>
    <w:rsid w:val="0086095C"/>
    <w:rsid w:val="0086227A"/>
    <w:rsid w:val="00863A15"/>
    <w:rsid w:val="008642CC"/>
    <w:rsid w:val="00865581"/>
    <w:rsid w:val="00873ABC"/>
    <w:rsid w:val="00873D8A"/>
    <w:rsid w:val="00877F57"/>
    <w:rsid w:val="00880F93"/>
    <w:rsid w:val="00893D35"/>
    <w:rsid w:val="00894B55"/>
    <w:rsid w:val="00897A79"/>
    <w:rsid w:val="008A0647"/>
    <w:rsid w:val="008A0A4D"/>
    <w:rsid w:val="008A2326"/>
    <w:rsid w:val="008A33B7"/>
    <w:rsid w:val="008A4144"/>
    <w:rsid w:val="008A4644"/>
    <w:rsid w:val="008A5EED"/>
    <w:rsid w:val="008A6C20"/>
    <w:rsid w:val="008A7EC8"/>
    <w:rsid w:val="008B04C8"/>
    <w:rsid w:val="008B1749"/>
    <w:rsid w:val="008B4747"/>
    <w:rsid w:val="008B4A27"/>
    <w:rsid w:val="008C051A"/>
    <w:rsid w:val="008C0FC7"/>
    <w:rsid w:val="008C1A9F"/>
    <w:rsid w:val="008C62BB"/>
    <w:rsid w:val="008C6C4F"/>
    <w:rsid w:val="008C7581"/>
    <w:rsid w:val="008D06FF"/>
    <w:rsid w:val="008D0CBC"/>
    <w:rsid w:val="008D454F"/>
    <w:rsid w:val="008D69A7"/>
    <w:rsid w:val="008D6B86"/>
    <w:rsid w:val="008E1A7A"/>
    <w:rsid w:val="008E1BB0"/>
    <w:rsid w:val="008E27D5"/>
    <w:rsid w:val="008E34A8"/>
    <w:rsid w:val="008E656B"/>
    <w:rsid w:val="008F5D95"/>
    <w:rsid w:val="008F6930"/>
    <w:rsid w:val="00903331"/>
    <w:rsid w:val="0090421C"/>
    <w:rsid w:val="00912E42"/>
    <w:rsid w:val="009133CF"/>
    <w:rsid w:val="00913C24"/>
    <w:rsid w:val="00917398"/>
    <w:rsid w:val="009177FC"/>
    <w:rsid w:val="00917B56"/>
    <w:rsid w:val="00923AA0"/>
    <w:rsid w:val="00925423"/>
    <w:rsid w:val="0092693E"/>
    <w:rsid w:val="00932833"/>
    <w:rsid w:val="00933C72"/>
    <w:rsid w:val="00935933"/>
    <w:rsid w:val="009437B9"/>
    <w:rsid w:val="00944746"/>
    <w:rsid w:val="00946884"/>
    <w:rsid w:val="00946F4F"/>
    <w:rsid w:val="00950454"/>
    <w:rsid w:val="00951081"/>
    <w:rsid w:val="009511D5"/>
    <w:rsid w:val="009527F1"/>
    <w:rsid w:val="00955719"/>
    <w:rsid w:val="00963E92"/>
    <w:rsid w:val="0096668A"/>
    <w:rsid w:val="00974F48"/>
    <w:rsid w:val="0097606C"/>
    <w:rsid w:val="009762E5"/>
    <w:rsid w:val="0098064F"/>
    <w:rsid w:val="0098136D"/>
    <w:rsid w:val="00982F0B"/>
    <w:rsid w:val="0098318A"/>
    <w:rsid w:val="00984E0A"/>
    <w:rsid w:val="00985FC8"/>
    <w:rsid w:val="009911D5"/>
    <w:rsid w:val="00994315"/>
    <w:rsid w:val="00994581"/>
    <w:rsid w:val="0099631B"/>
    <w:rsid w:val="009A37F3"/>
    <w:rsid w:val="009A7386"/>
    <w:rsid w:val="009B0CDA"/>
    <w:rsid w:val="009B3329"/>
    <w:rsid w:val="009C09D4"/>
    <w:rsid w:val="009C1F9C"/>
    <w:rsid w:val="009C6DEC"/>
    <w:rsid w:val="009C7272"/>
    <w:rsid w:val="009D29BE"/>
    <w:rsid w:val="009D4571"/>
    <w:rsid w:val="009D612C"/>
    <w:rsid w:val="009D7B4D"/>
    <w:rsid w:val="009E17B4"/>
    <w:rsid w:val="009E7A63"/>
    <w:rsid w:val="00A02CA7"/>
    <w:rsid w:val="00A0583F"/>
    <w:rsid w:val="00A10C36"/>
    <w:rsid w:val="00A115EB"/>
    <w:rsid w:val="00A151B5"/>
    <w:rsid w:val="00A15AD7"/>
    <w:rsid w:val="00A15C9F"/>
    <w:rsid w:val="00A1738B"/>
    <w:rsid w:val="00A23E4A"/>
    <w:rsid w:val="00A25143"/>
    <w:rsid w:val="00A252AB"/>
    <w:rsid w:val="00A26FD6"/>
    <w:rsid w:val="00A3126D"/>
    <w:rsid w:val="00A31636"/>
    <w:rsid w:val="00A32B00"/>
    <w:rsid w:val="00A33952"/>
    <w:rsid w:val="00A33E5A"/>
    <w:rsid w:val="00A34F83"/>
    <w:rsid w:val="00A4198A"/>
    <w:rsid w:val="00A41B1B"/>
    <w:rsid w:val="00A420AE"/>
    <w:rsid w:val="00A474F8"/>
    <w:rsid w:val="00A502F2"/>
    <w:rsid w:val="00A523C4"/>
    <w:rsid w:val="00A53E6A"/>
    <w:rsid w:val="00A55464"/>
    <w:rsid w:val="00A56313"/>
    <w:rsid w:val="00A56A08"/>
    <w:rsid w:val="00A56B3D"/>
    <w:rsid w:val="00A63E14"/>
    <w:rsid w:val="00A63EA4"/>
    <w:rsid w:val="00A66550"/>
    <w:rsid w:val="00A671A5"/>
    <w:rsid w:val="00A7181D"/>
    <w:rsid w:val="00A73522"/>
    <w:rsid w:val="00A73CBE"/>
    <w:rsid w:val="00A73EA8"/>
    <w:rsid w:val="00A76765"/>
    <w:rsid w:val="00A81490"/>
    <w:rsid w:val="00A8269E"/>
    <w:rsid w:val="00A82E4F"/>
    <w:rsid w:val="00A83119"/>
    <w:rsid w:val="00A84FF7"/>
    <w:rsid w:val="00A8638F"/>
    <w:rsid w:val="00A914F7"/>
    <w:rsid w:val="00A91850"/>
    <w:rsid w:val="00A91EAA"/>
    <w:rsid w:val="00A92477"/>
    <w:rsid w:val="00AB2EC2"/>
    <w:rsid w:val="00AB3729"/>
    <w:rsid w:val="00AC0882"/>
    <w:rsid w:val="00AC4288"/>
    <w:rsid w:val="00AC44EC"/>
    <w:rsid w:val="00AC4B84"/>
    <w:rsid w:val="00AC6F0B"/>
    <w:rsid w:val="00AC7E53"/>
    <w:rsid w:val="00AD7C4E"/>
    <w:rsid w:val="00AE0FC6"/>
    <w:rsid w:val="00AE19DA"/>
    <w:rsid w:val="00AE1DFC"/>
    <w:rsid w:val="00AE20C9"/>
    <w:rsid w:val="00AE45AC"/>
    <w:rsid w:val="00AE4962"/>
    <w:rsid w:val="00AE645F"/>
    <w:rsid w:val="00AE7C70"/>
    <w:rsid w:val="00AF283D"/>
    <w:rsid w:val="00AF3F94"/>
    <w:rsid w:val="00AF5AE2"/>
    <w:rsid w:val="00AF7C59"/>
    <w:rsid w:val="00B008E5"/>
    <w:rsid w:val="00B03130"/>
    <w:rsid w:val="00B04C9E"/>
    <w:rsid w:val="00B10D1D"/>
    <w:rsid w:val="00B13879"/>
    <w:rsid w:val="00B15103"/>
    <w:rsid w:val="00B162C1"/>
    <w:rsid w:val="00B22414"/>
    <w:rsid w:val="00B2459D"/>
    <w:rsid w:val="00B31094"/>
    <w:rsid w:val="00B31ECB"/>
    <w:rsid w:val="00B32AB5"/>
    <w:rsid w:val="00B33CAE"/>
    <w:rsid w:val="00B366CC"/>
    <w:rsid w:val="00B36C52"/>
    <w:rsid w:val="00B3746B"/>
    <w:rsid w:val="00B40EFD"/>
    <w:rsid w:val="00B41C79"/>
    <w:rsid w:val="00B42C30"/>
    <w:rsid w:val="00B42DF7"/>
    <w:rsid w:val="00B44ADD"/>
    <w:rsid w:val="00B463E7"/>
    <w:rsid w:val="00B468DF"/>
    <w:rsid w:val="00B4715C"/>
    <w:rsid w:val="00B50CAB"/>
    <w:rsid w:val="00B51313"/>
    <w:rsid w:val="00B51B8F"/>
    <w:rsid w:val="00B5533B"/>
    <w:rsid w:val="00B5757A"/>
    <w:rsid w:val="00B61825"/>
    <w:rsid w:val="00B63C13"/>
    <w:rsid w:val="00B6468A"/>
    <w:rsid w:val="00B64C3D"/>
    <w:rsid w:val="00B71FE6"/>
    <w:rsid w:val="00B72A5B"/>
    <w:rsid w:val="00B7464C"/>
    <w:rsid w:val="00B758DE"/>
    <w:rsid w:val="00B76028"/>
    <w:rsid w:val="00B7797A"/>
    <w:rsid w:val="00B81479"/>
    <w:rsid w:val="00B91269"/>
    <w:rsid w:val="00B93B75"/>
    <w:rsid w:val="00B95CB9"/>
    <w:rsid w:val="00B97AE9"/>
    <w:rsid w:val="00BA1188"/>
    <w:rsid w:val="00BA18E8"/>
    <w:rsid w:val="00BA3081"/>
    <w:rsid w:val="00BA4613"/>
    <w:rsid w:val="00BA643B"/>
    <w:rsid w:val="00BA7AF9"/>
    <w:rsid w:val="00BB2B57"/>
    <w:rsid w:val="00BB7B82"/>
    <w:rsid w:val="00BC194D"/>
    <w:rsid w:val="00BC5346"/>
    <w:rsid w:val="00BC6FDB"/>
    <w:rsid w:val="00BD05C1"/>
    <w:rsid w:val="00BD1260"/>
    <w:rsid w:val="00BD1329"/>
    <w:rsid w:val="00BD1E66"/>
    <w:rsid w:val="00BD2D99"/>
    <w:rsid w:val="00BD6533"/>
    <w:rsid w:val="00BD74B8"/>
    <w:rsid w:val="00BE3507"/>
    <w:rsid w:val="00BE413C"/>
    <w:rsid w:val="00BE44E1"/>
    <w:rsid w:val="00BE4628"/>
    <w:rsid w:val="00BE598E"/>
    <w:rsid w:val="00BE60A5"/>
    <w:rsid w:val="00BE636D"/>
    <w:rsid w:val="00BE6DE9"/>
    <w:rsid w:val="00BE700C"/>
    <w:rsid w:val="00BE778F"/>
    <w:rsid w:val="00BE78C3"/>
    <w:rsid w:val="00BF0CDC"/>
    <w:rsid w:val="00BF4F20"/>
    <w:rsid w:val="00BF5635"/>
    <w:rsid w:val="00BF7A4E"/>
    <w:rsid w:val="00BF7B28"/>
    <w:rsid w:val="00C06507"/>
    <w:rsid w:val="00C066CF"/>
    <w:rsid w:val="00C06E29"/>
    <w:rsid w:val="00C06E44"/>
    <w:rsid w:val="00C129F0"/>
    <w:rsid w:val="00C1325E"/>
    <w:rsid w:val="00C155AB"/>
    <w:rsid w:val="00C168F3"/>
    <w:rsid w:val="00C27CC6"/>
    <w:rsid w:val="00C3153D"/>
    <w:rsid w:val="00C31D70"/>
    <w:rsid w:val="00C32CFB"/>
    <w:rsid w:val="00C337FA"/>
    <w:rsid w:val="00C341ED"/>
    <w:rsid w:val="00C34657"/>
    <w:rsid w:val="00C34A9E"/>
    <w:rsid w:val="00C45682"/>
    <w:rsid w:val="00C46627"/>
    <w:rsid w:val="00C51987"/>
    <w:rsid w:val="00C51A85"/>
    <w:rsid w:val="00C547EB"/>
    <w:rsid w:val="00C550A0"/>
    <w:rsid w:val="00C558E5"/>
    <w:rsid w:val="00C55EFA"/>
    <w:rsid w:val="00C57168"/>
    <w:rsid w:val="00C64409"/>
    <w:rsid w:val="00C732A1"/>
    <w:rsid w:val="00C7370B"/>
    <w:rsid w:val="00C7552A"/>
    <w:rsid w:val="00C773B7"/>
    <w:rsid w:val="00C80042"/>
    <w:rsid w:val="00C81019"/>
    <w:rsid w:val="00C81196"/>
    <w:rsid w:val="00C83C78"/>
    <w:rsid w:val="00C850F4"/>
    <w:rsid w:val="00C85598"/>
    <w:rsid w:val="00C87275"/>
    <w:rsid w:val="00CA2CC8"/>
    <w:rsid w:val="00CB0971"/>
    <w:rsid w:val="00CB1C3B"/>
    <w:rsid w:val="00CB1EC2"/>
    <w:rsid w:val="00CB42B7"/>
    <w:rsid w:val="00CB5071"/>
    <w:rsid w:val="00CB7F6C"/>
    <w:rsid w:val="00CC26D1"/>
    <w:rsid w:val="00CC2E2F"/>
    <w:rsid w:val="00CC381F"/>
    <w:rsid w:val="00CC4EEB"/>
    <w:rsid w:val="00CD3ECE"/>
    <w:rsid w:val="00CD4D96"/>
    <w:rsid w:val="00CD5EC0"/>
    <w:rsid w:val="00CE02D3"/>
    <w:rsid w:val="00CE04C8"/>
    <w:rsid w:val="00CE0FFE"/>
    <w:rsid w:val="00CE2E8B"/>
    <w:rsid w:val="00CE4C3C"/>
    <w:rsid w:val="00CE5FE3"/>
    <w:rsid w:val="00CE6645"/>
    <w:rsid w:val="00CE7596"/>
    <w:rsid w:val="00CF06B4"/>
    <w:rsid w:val="00CF3755"/>
    <w:rsid w:val="00CF38E7"/>
    <w:rsid w:val="00CF45B3"/>
    <w:rsid w:val="00D01388"/>
    <w:rsid w:val="00D05571"/>
    <w:rsid w:val="00D07DE2"/>
    <w:rsid w:val="00D14CA8"/>
    <w:rsid w:val="00D15EC9"/>
    <w:rsid w:val="00D165B2"/>
    <w:rsid w:val="00D225EB"/>
    <w:rsid w:val="00D23AD9"/>
    <w:rsid w:val="00D25746"/>
    <w:rsid w:val="00D25E75"/>
    <w:rsid w:val="00D35B88"/>
    <w:rsid w:val="00D379E6"/>
    <w:rsid w:val="00D40070"/>
    <w:rsid w:val="00D4286D"/>
    <w:rsid w:val="00D431BD"/>
    <w:rsid w:val="00D43393"/>
    <w:rsid w:val="00D46382"/>
    <w:rsid w:val="00D46701"/>
    <w:rsid w:val="00D4726F"/>
    <w:rsid w:val="00D472C1"/>
    <w:rsid w:val="00D5245B"/>
    <w:rsid w:val="00D53D1F"/>
    <w:rsid w:val="00D60A1B"/>
    <w:rsid w:val="00D63620"/>
    <w:rsid w:val="00D64F8A"/>
    <w:rsid w:val="00D67084"/>
    <w:rsid w:val="00D673C3"/>
    <w:rsid w:val="00D67ECE"/>
    <w:rsid w:val="00D70BF7"/>
    <w:rsid w:val="00D7679F"/>
    <w:rsid w:val="00D81EB5"/>
    <w:rsid w:val="00D866BF"/>
    <w:rsid w:val="00D90EC0"/>
    <w:rsid w:val="00D91D3C"/>
    <w:rsid w:val="00D94400"/>
    <w:rsid w:val="00DA5E32"/>
    <w:rsid w:val="00DB071A"/>
    <w:rsid w:val="00DB0888"/>
    <w:rsid w:val="00DB7E50"/>
    <w:rsid w:val="00DC27EB"/>
    <w:rsid w:val="00DC2938"/>
    <w:rsid w:val="00DC3925"/>
    <w:rsid w:val="00DC54D5"/>
    <w:rsid w:val="00DC5C7D"/>
    <w:rsid w:val="00DC7029"/>
    <w:rsid w:val="00DC7E82"/>
    <w:rsid w:val="00DD2442"/>
    <w:rsid w:val="00DD6CC6"/>
    <w:rsid w:val="00DD7DD6"/>
    <w:rsid w:val="00DE1A1F"/>
    <w:rsid w:val="00DE4FDA"/>
    <w:rsid w:val="00DE5349"/>
    <w:rsid w:val="00DE560D"/>
    <w:rsid w:val="00DE75BF"/>
    <w:rsid w:val="00DF1091"/>
    <w:rsid w:val="00DF19D6"/>
    <w:rsid w:val="00DF5D72"/>
    <w:rsid w:val="00DF6C76"/>
    <w:rsid w:val="00DF7AE0"/>
    <w:rsid w:val="00E01891"/>
    <w:rsid w:val="00E0687E"/>
    <w:rsid w:val="00E07AF1"/>
    <w:rsid w:val="00E10FAC"/>
    <w:rsid w:val="00E14082"/>
    <w:rsid w:val="00E140A1"/>
    <w:rsid w:val="00E15B9C"/>
    <w:rsid w:val="00E17036"/>
    <w:rsid w:val="00E17605"/>
    <w:rsid w:val="00E2160F"/>
    <w:rsid w:val="00E21882"/>
    <w:rsid w:val="00E2281B"/>
    <w:rsid w:val="00E247A4"/>
    <w:rsid w:val="00E25959"/>
    <w:rsid w:val="00E25AFB"/>
    <w:rsid w:val="00E2757B"/>
    <w:rsid w:val="00E306D2"/>
    <w:rsid w:val="00E3183D"/>
    <w:rsid w:val="00E32285"/>
    <w:rsid w:val="00E366BA"/>
    <w:rsid w:val="00E36BDD"/>
    <w:rsid w:val="00E46B0E"/>
    <w:rsid w:val="00E4769C"/>
    <w:rsid w:val="00E53698"/>
    <w:rsid w:val="00E550F6"/>
    <w:rsid w:val="00E55BB7"/>
    <w:rsid w:val="00E57B3C"/>
    <w:rsid w:val="00E6148E"/>
    <w:rsid w:val="00E64CF7"/>
    <w:rsid w:val="00E672D3"/>
    <w:rsid w:val="00E70EC0"/>
    <w:rsid w:val="00E721EB"/>
    <w:rsid w:val="00E7339A"/>
    <w:rsid w:val="00E74F31"/>
    <w:rsid w:val="00E75845"/>
    <w:rsid w:val="00E77DDD"/>
    <w:rsid w:val="00E801D4"/>
    <w:rsid w:val="00E806E9"/>
    <w:rsid w:val="00E84149"/>
    <w:rsid w:val="00E84C60"/>
    <w:rsid w:val="00E85DF6"/>
    <w:rsid w:val="00E91460"/>
    <w:rsid w:val="00E916BB"/>
    <w:rsid w:val="00E91B03"/>
    <w:rsid w:val="00E924E1"/>
    <w:rsid w:val="00E95E79"/>
    <w:rsid w:val="00E95FE4"/>
    <w:rsid w:val="00E979F4"/>
    <w:rsid w:val="00E97DA0"/>
    <w:rsid w:val="00EA0A30"/>
    <w:rsid w:val="00EA0D2F"/>
    <w:rsid w:val="00EA3BF8"/>
    <w:rsid w:val="00EA40E7"/>
    <w:rsid w:val="00EA5824"/>
    <w:rsid w:val="00EA7816"/>
    <w:rsid w:val="00EA7831"/>
    <w:rsid w:val="00EA7F12"/>
    <w:rsid w:val="00EA7FCA"/>
    <w:rsid w:val="00EB4AC7"/>
    <w:rsid w:val="00EB4AE7"/>
    <w:rsid w:val="00EB5E0A"/>
    <w:rsid w:val="00EB7E41"/>
    <w:rsid w:val="00EC0EDC"/>
    <w:rsid w:val="00EC30B2"/>
    <w:rsid w:val="00EC4CC4"/>
    <w:rsid w:val="00EC544A"/>
    <w:rsid w:val="00EC5826"/>
    <w:rsid w:val="00ED0D4F"/>
    <w:rsid w:val="00ED184E"/>
    <w:rsid w:val="00ED4F18"/>
    <w:rsid w:val="00EE0013"/>
    <w:rsid w:val="00EE2219"/>
    <w:rsid w:val="00EE2470"/>
    <w:rsid w:val="00EE4009"/>
    <w:rsid w:val="00EF0E0E"/>
    <w:rsid w:val="00EF41BB"/>
    <w:rsid w:val="00EF499C"/>
    <w:rsid w:val="00EF5617"/>
    <w:rsid w:val="00EF585A"/>
    <w:rsid w:val="00EF6467"/>
    <w:rsid w:val="00F00FF6"/>
    <w:rsid w:val="00F037BE"/>
    <w:rsid w:val="00F04E2C"/>
    <w:rsid w:val="00F05AF3"/>
    <w:rsid w:val="00F06160"/>
    <w:rsid w:val="00F068BC"/>
    <w:rsid w:val="00F069D0"/>
    <w:rsid w:val="00F10E50"/>
    <w:rsid w:val="00F13F70"/>
    <w:rsid w:val="00F1596C"/>
    <w:rsid w:val="00F15A0D"/>
    <w:rsid w:val="00F16BE9"/>
    <w:rsid w:val="00F16D81"/>
    <w:rsid w:val="00F17AC9"/>
    <w:rsid w:val="00F20B06"/>
    <w:rsid w:val="00F220CF"/>
    <w:rsid w:val="00F2491F"/>
    <w:rsid w:val="00F26963"/>
    <w:rsid w:val="00F26DD8"/>
    <w:rsid w:val="00F35BAC"/>
    <w:rsid w:val="00F36172"/>
    <w:rsid w:val="00F40836"/>
    <w:rsid w:val="00F4306B"/>
    <w:rsid w:val="00F5301E"/>
    <w:rsid w:val="00F541C7"/>
    <w:rsid w:val="00F564F9"/>
    <w:rsid w:val="00F57FF2"/>
    <w:rsid w:val="00F67EF0"/>
    <w:rsid w:val="00F705FA"/>
    <w:rsid w:val="00F7259F"/>
    <w:rsid w:val="00F73A87"/>
    <w:rsid w:val="00F74B11"/>
    <w:rsid w:val="00F76803"/>
    <w:rsid w:val="00F80926"/>
    <w:rsid w:val="00F84259"/>
    <w:rsid w:val="00F84A0F"/>
    <w:rsid w:val="00F95DC4"/>
    <w:rsid w:val="00F96AD7"/>
    <w:rsid w:val="00F96C74"/>
    <w:rsid w:val="00FA01D8"/>
    <w:rsid w:val="00FA0485"/>
    <w:rsid w:val="00FA14AD"/>
    <w:rsid w:val="00FB0CC3"/>
    <w:rsid w:val="00FB2535"/>
    <w:rsid w:val="00FB493E"/>
    <w:rsid w:val="00FB569A"/>
    <w:rsid w:val="00FB5961"/>
    <w:rsid w:val="00FB60CB"/>
    <w:rsid w:val="00FC4069"/>
    <w:rsid w:val="00FC7907"/>
    <w:rsid w:val="00FD180C"/>
    <w:rsid w:val="00FD5454"/>
    <w:rsid w:val="00FD6DF3"/>
    <w:rsid w:val="00FD70E8"/>
    <w:rsid w:val="00FD722F"/>
    <w:rsid w:val="00FE274C"/>
    <w:rsid w:val="00FE281E"/>
    <w:rsid w:val="00FE35AA"/>
    <w:rsid w:val="00FE4E7F"/>
    <w:rsid w:val="00FE7B13"/>
    <w:rsid w:val="00FF2D0B"/>
    <w:rsid w:val="00FF383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66B03EF"/>
  <w15:docId w15:val="{CBD8E00C-2D80-4F35-9D8B-040BAB8244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E36BD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C042C"/>
    <w:pPr>
      <w:tabs>
        <w:tab w:val="center" w:pos="4419"/>
        <w:tab w:val="right" w:pos="8838"/>
      </w:tabs>
      <w:spacing w:after="0" w:line="240" w:lineRule="auto"/>
    </w:pPr>
  </w:style>
  <w:style w:type="character" w:customStyle="1" w:styleId="HeaderChar">
    <w:name w:val="Header Char"/>
    <w:basedOn w:val="DefaultParagraphFont"/>
    <w:link w:val="Header"/>
    <w:uiPriority w:val="99"/>
    <w:rsid w:val="001C042C"/>
  </w:style>
  <w:style w:type="paragraph" w:styleId="Footer">
    <w:name w:val="footer"/>
    <w:basedOn w:val="Normal"/>
    <w:link w:val="FooterChar"/>
    <w:uiPriority w:val="99"/>
    <w:unhideWhenUsed/>
    <w:rsid w:val="001C042C"/>
    <w:pPr>
      <w:tabs>
        <w:tab w:val="center" w:pos="4419"/>
        <w:tab w:val="right" w:pos="8838"/>
      </w:tabs>
      <w:spacing w:after="0" w:line="240" w:lineRule="auto"/>
    </w:pPr>
  </w:style>
  <w:style w:type="character" w:customStyle="1" w:styleId="FooterChar">
    <w:name w:val="Footer Char"/>
    <w:basedOn w:val="DefaultParagraphFont"/>
    <w:link w:val="Footer"/>
    <w:uiPriority w:val="99"/>
    <w:rsid w:val="001C042C"/>
  </w:style>
  <w:style w:type="character" w:styleId="Hyperlink">
    <w:name w:val="Hyperlink"/>
    <w:basedOn w:val="DefaultParagraphFont"/>
    <w:uiPriority w:val="99"/>
    <w:unhideWhenUsed/>
    <w:rsid w:val="001C042C"/>
    <w:rPr>
      <w:color w:val="0563C1" w:themeColor="hyperlink"/>
      <w:u w:val="single"/>
    </w:rPr>
  </w:style>
  <w:style w:type="character" w:styleId="LineNumber">
    <w:name w:val="line number"/>
    <w:basedOn w:val="DefaultParagraphFont"/>
    <w:uiPriority w:val="99"/>
    <w:semiHidden/>
    <w:unhideWhenUsed/>
    <w:rsid w:val="004776A7"/>
  </w:style>
  <w:style w:type="paragraph" w:styleId="NormalWeb">
    <w:name w:val="Normal (Web)"/>
    <w:basedOn w:val="Normal"/>
    <w:uiPriority w:val="99"/>
    <w:unhideWhenUsed/>
    <w:rsid w:val="004776A7"/>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055A48"/>
    <w:rPr>
      <w:color w:val="808080"/>
    </w:rPr>
  </w:style>
  <w:style w:type="character" w:styleId="CommentReference">
    <w:name w:val="annotation reference"/>
    <w:basedOn w:val="DefaultParagraphFont"/>
    <w:uiPriority w:val="99"/>
    <w:semiHidden/>
    <w:unhideWhenUsed/>
    <w:rsid w:val="006238C3"/>
    <w:rPr>
      <w:sz w:val="16"/>
      <w:szCs w:val="16"/>
    </w:rPr>
  </w:style>
  <w:style w:type="paragraph" w:styleId="CommentText">
    <w:name w:val="annotation text"/>
    <w:basedOn w:val="Normal"/>
    <w:link w:val="CommentTextChar"/>
    <w:uiPriority w:val="99"/>
    <w:unhideWhenUsed/>
    <w:rsid w:val="006238C3"/>
    <w:pPr>
      <w:spacing w:line="240" w:lineRule="auto"/>
    </w:pPr>
    <w:rPr>
      <w:sz w:val="20"/>
      <w:szCs w:val="20"/>
    </w:rPr>
  </w:style>
  <w:style w:type="character" w:customStyle="1" w:styleId="CommentTextChar">
    <w:name w:val="Comment Text Char"/>
    <w:basedOn w:val="DefaultParagraphFont"/>
    <w:link w:val="CommentText"/>
    <w:uiPriority w:val="99"/>
    <w:rsid w:val="006238C3"/>
    <w:rPr>
      <w:sz w:val="20"/>
      <w:szCs w:val="20"/>
    </w:rPr>
  </w:style>
  <w:style w:type="paragraph" w:styleId="CommentSubject">
    <w:name w:val="annotation subject"/>
    <w:basedOn w:val="CommentText"/>
    <w:next w:val="CommentText"/>
    <w:link w:val="CommentSubjectChar"/>
    <w:uiPriority w:val="99"/>
    <w:semiHidden/>
    <w:unhideWhenUsed/>
    <w:rsid w:val="006238C3"/>
    <w:rPr>
      <w:b/>
      <w:bCs/>
    </w:rPr>
  </w:style>
  <w:style w:type="character" w:customStyle="1" w:styleId="CommentSubjectChar">
    <w:name w:val="Comment Subject Char"/>
    <w:basedOn w:val="CommentTextChar"/>
    <w:link w:val="CommentSubject"/>
    <w:uiPriority w:val="99"/>
    <w:semiHidden/>
    <w:rsid w:val="006238C3"/>
    <w:rPr>
      <w:b/>
      <w:bCs/>
      <w:sz w:val="20"/>
      <w:szCs w:val="20"/>
    </w:rPr>
  </w:style>
  <w:style w:type="paragraph" w:styleId="BalloonText">
    <w:name w:val="Balloon Text"/>
    <w:basedOn w:val="Normal"/>
    <w:link w:val="BalloonTextChar"/>
    <w:uiPriority w:val="99"/>
    <w:semiHidden/>
    <w:unhideWhenUsed/>
    <w:rsid w:val="008D06FF"/>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D06FF"/>
    <w:rPr>
      <w:rFonts w:ascii="Times New Roman" w:hAnsi="Times New Roman" w:cs="Times New Roman"/>
      <w:sz w:val="18"/>
      <w:szCs w:val="18"/>
    </w:rPr>
  </w:style>
  <w:style w:type="paragraph" w:styleId="Revision">
    <w:name w:val="Revision"/>
    <w:hidden/>
    <w:uiPriority w:val="99"/>
    <w:semiHidden/>
    <w:rsid w:val="00055F51"/>
    <w:pPr>
      <w:spacing w:after="0" w:line="240" w:lineRule="auto"/>
    </w:pPr>
  </w:style>
  <w:style w:type="paragraph" w:styleId="ListParagraph">
    <w:name w:val="List Paragraph"/>
    <w:basedOn w:val="Normal"/>
    <w:uiPriority w:val="34"/>
    <w:qFormat/>
    <w:rsid w:val="00F84A0F"/>
    <w:pPr>
      <w:ind w:left="720"/>
      <w:contextualSpacing/>
    </w:pPr>
  </w:style>
  <w:style w:type="paragraph" w:styleId="Bibliography">
    <w:name w:val="Bibliography"/>
    <w:basedOn w:val="Normal"/>
    <w:next w:val="Normal"/>
    <w:uiPriority w:val="37"/>
    <w:unhideWhenUsed/>
    <w:rsid w:val="003E69B7"/>
    <w:pPr>
      <w:tabs>
        <w:tab w:val="left" w:pos="384"/>
      </w:tabs>
      <w:spacing w:after="240" w:line="240" w:lineRule="auto"/>
      <w:ind w:left="384" w:hanging="384"/>
    </w:pPr>
  </w:style>
  <w:style w:type="character" w:styleId="UnresolvedMention">
    <w:name w:val="Unresolved Mention"/>
    <w:basedOn w:val="DefaultParagraphFont"/>
    <w:uiPriority w:val="99"/>
    <w:rsid w:val="00C755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77570">
      <w:bodyDiv w:val="1"/>
      <w:marLeft w:val="0"/>
      <w:marRight w:val="0"/>
      <w:marTop w:val="0"/>
      <w:marBottom w:val="0"/>
      <w:divBdr>
        <w:top w:val="none" w:sz="0" w:space="0" w:color="auto"/>
        <w:left w:val="none" w:sz="0" w:space="0" w:color="auto"/>
        <w:bottom w:val="none" w:sz="0" w:space="0" w:color="auto"/>
        <w:right w:val="none" w:sz="0" w:space="0" w:color="auto"/>
      </w:divBdr>
    </w:div>
    <w:div w:id="127359277">
      <w:bodyDiv w:val="1"/>
      <w:marLeft w:val="0"/>
      <w:marRight w:val="0"/>
      <w:marTop w:val="0"/>
      <w:marBottom w:val="0"/>
      <w:divBdr>
        <w:top w:val="none" w:sz="0" w:space="0" w:color="auto"/>
        <w:left w:val="none" w:sz="0" w:space="0" w:color="auto"/>
        <w:bottom w:val="none" w:sz="0" w:space="0" w:color="auto"/>
        <w:right w:val="none" w:sz="0" w:space="0" w:color="auto"/>
      </w:divBdr>
    </w:div>
    <w:div w:id="141772290">
      <w:bodyDiv w:val="1"/>
      <w:marLeft w:val="0"/>
      <w:marRight w:val="0"/>
      <w:marTop w:val="0"/>
      <w:marBottom w:val="0"/>
      <w:divBdr>
        <w:top w:val="none" w:sz="0" w:space="0" w:color="auto"/>
        <w:left w:val="none" w:sz="0" w:space="0" w:color="auto"/>
        <w:bottom w:val="none" w:sz="0" w:space="0" w:color="auto"/>
        <w:right w:val="none" w:sz="0" w:space="0" w:color="auto"/>
      </w:divBdr>
    </w:div>
    <w:div w:id="287973331">
      <w:bodyDiv w:val="1"/>
      <w:marLeft w:val="0"/>
      <w:marRight w:val="0"/>
      <w:marTop w:val="0"/>
      <w:marBottom w:val="0"/>
      <w:divBdr>
        <w:top w:val="none" w:sz="0" w:space="0" w:color="auto"/>
        <w:left w:val="none" w:sz="0" w:space="0" w:color="auto"/>
        <w:bottom w:val="none" w:sz="0" w:space="0" w:color="auto"/>
        <w:right w:val="none" w:sz="0" w:space="0" w:color="auto"/>
      </w:divBdr>
    </w:div>
    <w:div w:id="337199611">
      <w:bodyDiv w:val="1"/>
      <w:marLeft w:val="0"/>
      <w:marRight w:val="0"/>
      <w:marTop w:val="0"/>
      <w:marBottom w:val="0"/>
      <w:divBdr>
        <w:top w:val="none" w:sz="0" w:space="0" w:color="auto"/>
        <w:left w:val="none" w:sz="0" w:space="0" w:color="auto"/>
        <w:bottom w:val="none" w:sz="0" w:space="0" w:color="auto"/>
        <w:right w:val="none" w:sz="0" w:space="0" w:color="auto"/>
      </w:divBdr>
    </w:div>
    <w:div w:id="339508561">
      <w:bodyDiv w:val="1"/>
      <w:marLeft w:val="0"/>
      <w:marRight w:val="0"/>
      <w:marTop w:val="0"/>
      <w:marBottom w:val="0"/>
      <w:divBdr>
        <w:top w:val="none" w:sz="0" w:space="0" w:color="auto"/>
        <w:left w:val="none" w:sz="0" w:space="0" w:color="auto"/>
        <w:bottom w:val="none" w:sz="0" w:space="0" w:color="auto"/>
        <w:right w:val="none" w:sz="0" w:space="0" w:color="auto"/>
      </w:divBdr>
    </w:div>
    <w:div w:id="379861425">
      <w:bodyDiv w:val="1"/>
      <w:marLeft w:val="0"/>
      <w:marRight w:val="0"/>
      <w:marTop w:val="0"/>
      <w:marBottom w:val="0"/>
      <w:divBdr>
        <w:top w:val="none" w:sz="0" w:space="0" w:color="auto"/>
        <w:left w:val="none" w:sz="0" w:space="0" w:color="auto"/>
        <w:bottom w:val="none" w:sz="0" w:space="0" w:color="auto"/>
        <w:right w:val="none" w:sz="0" w:space="0" w:color="auto"/>
      </w:divBdr>
    </w:div>
    <w:div w:id="399720154">
      <w:bodyDiv w:val="1"/>
      <w:marLeft w:val="0"/>
      <w:marRight w:val="0"/>
      <w:marTop w:val="0"/>
      <w:marBottom w:val="0"/>
      <w:divBdr>
        <w:top w:val="none" w:sz="0" w:space="0" w:color="auto"/>
        <w:left w:val="none" w:sz="0" w:space="0" w:color="auto"/>
        <w:bottom w:val="none" w:sz="0" w:space="0" w:color="auto"/>
        <w:right w:val="none" w:sz="0" w:space="0" w:color="auto"/>
      </w:divBdr>
    </w:div>
    <w:div w:id="672807473">
      <w:bodyDiv w:val="1"/>
      <w:marLeft w:val="0"/>
      <w:marRight w:val="0"/>
      <w:marTop w:val="0"/>
      <w:marBottom w:val="0"/>
      <w:divBdr>
        <w:top w:val="none" w:sz="0" w:space="0" w:color="auto"/>
        <w:left w:val="none" w:sz="0" w:space="0" w:color="auto"/>
        <w:bottom w:val="none" w:sz="0" w:space="0" w:color="auto"/>
        <w:right w:val="none" w:sz="0" w:space="0" w:color="auto"/>
      </w:divBdr>
    </w:div>
    <w:div w:id="872034865">
      <w:bodyDiv w:val="1"/>
      <w:marLeft w:val="0"/>
      <w:marRight w:val="0"/>
      <w:marTop w:val="0"/>
      <w:marBottom w:val="0"/>
      <w:divBdr>
        <w:top w:val="none" w:sz="0" w:space="0" w:color="auto"/>
        <w:left w:val="none" w:sz="0" w:space="0" w:color="auto"/>
        <w:bottom w:val="none" w:sz="0" w:space="0" w:color="auto"/>
        <w:right w:val="none" w:sz="0" w:space="0" w:color="auto"/>
      </w:divBdr>
    </w:div>
    <w:div w:id="905921673">
      <w:bodyDiv w:val="1"/>
      <w:marLeft w:val="0"/>
      <w:marRight w:val="0"/>
      <w:marTop w:val="0"/>
      <w:marBottom w:val="0"/>
      <w:divBdr>
        <w:top w:val="none" w:sz="0" w:space="0" w:color="auto"/>
        <w:left w:val="none" w:sz="0" w:space="0" w:color="auto"/>
        <w:bottom w:val="none" w:sz="0" w:space="0" w:color="auto"/>
        <w:right w:val="none" w:sz="0" w:space="0" w:color="auto"/>
      </w:divBdr>
    </w:div>
    <w:div w:id="949123314">
      <w:bodyDiv w:val="1"/>
      <w:marLeft w:val="0"/>
      <w:marRight w:val="0"/>
      <w:marTop w:val="0"/>
      <w:marBottom w:val="0"/>
      <w:divBdr>
        <w:top w:val="none" w:sz="0" w:space="0" w:color="auto"/>
        <w:left w:val="none" w:sz="0" w:space="0" w:color="auto"/>
        <w:bottom w:val="none" w:sz="0" w:space="0" w:color="auto"/>
        <w:right w:val="none" w:sz="0" w:space="0" w:color="auto"/>
      </w:divBdr>
    </w:div>
    <w:div w:id="983630902">
      <w:bodyDiv w:val="1"/>
      <w:marLeft w:val="0"/>
      <w:marRight w:val="0"/>
      <w:marTop w:val="0"/>
      <w:marBottom w:val="0"/>
      <w:divBdr>
        <w:top w:val="none" w:sz="0" w:space="0" w:color="auto"/>
        <w:left w:val="none" w:sz="0" w:space="0" w:color="auto"/>
        <w:bottom w:val="none" w:sz="0" w:space="0" w:color="auto"/>
        <w:right w:val="none" w:sz="0" w:space="0" w:color="auto"/>
      </w:divBdr>
    </w:div>
    <w:div w:id="1023821458">
      <w:bodyDiv w:val="1"/>
      <w:marLeft w:val="0"/>
      <w:marRight w:val="0"/>
      <w:marTop w:val="0"/>
      <w:marBottom w:val="0"/>
      <w:divBdr>
        <w:top w:val="none" w:sz="0" w:space="0" w:color="auto"/>
        <w:left w:val="none" w:sz="0" w:space="0" w:color="auto"/>
        <w:bottom w:val="none" w:sz="0" w:space="0" w:color="auto"/>
        <w:right w:val="none" w:sz="0" w:space="0" w:color="auto"/>
      </w:divBdr>
    </w:div>
    <w:div w:id="1062096197">
      <w:bodyDiv w:val="1"/>
      <w:marLeft w:val="0"/>
      <w:marRight w:val="0"/>
      <w:marTop w:val="0"/>
      <w:marBottom w:val="0"/>
      <w:divBdr>
        <w:top w:val="none" w:sz="0" w:space="0" w:color="auto"/>
        <w:left w:val="none" w:sz="0" w:space="0" w:color="auto"/>
        <w:bottom w:val="none" w:sz="0" w:space="0" w:color="auto"/>
        <w:right w:val="none" w:sz="0" w:space="0" w:color="auto"/>
      </w:divBdr>
    </w:div>
    <w:div w:id="1159536245">
      <w:bodyDiv w:val="1"/>
      <w:marLeft w:val="0"/>
      <w:marRight w:val="0"/>
      <w:marTop w:val="0"/>
      <w:marBottom w:val="0"/>
      <w:divBdr>
        <w:top w:val="none" w:sz="0" w:space="0" w:color="auto"/>
        <w:left w:val="none" w:sz="0" w:space="0" w:color="auto"/>
        <w:bottom w:val="none" w:sz="0" w:space="0" w:color="auto"/>
        <w:right w:val="none" w:sz="0" w:space="0" w:color="auto"/>
      </w:divBdr>
    </w:div>
    <w:div w:id="1588422390">
      <w:bodyDiv w:val="1"/>
      <w:marLeft w:val="0"/>
      <w:marRight w:val="0"/>
      <w:marTop w:val="0"/>
      <w:marBottom w:val="0"/>
      <w:divBdr>
        <w:top w:val="none" w:sz="0" w:space="0" w:color="auto"/>
        <w:left w:val="none" w:sz="0" w:space="0" w:color="auto"/>
        <w:bottom w:val="none" w:sz="0" w:space="0" w:color="auto"/>
        <w:right w:val="none" w:sz="0" w:space="0" w:color="auto"/>
      </w:divBdr>
    </w:div>
    <w:div w:id="1700232338">
      <w:bodyDiv w:val="1"/>
      <w:marLeft w:val="0"/>
      <w:marRight w:val="0"/>
      <w:marTop w:val="0"/>
      <w:marBottom w:val="0"/>
      <w:divBdr>
        <w:top w:val="none" w:sz="0" w:space="0" w:color="auto"/>
        <w:left w:val="none" w:sz="0" w:space="0" w:color="auto"/>
        <w:bottom w:val="none" w:sz="0" w:space="0" w:color="auto"/>
        <w:right w:val="none" w:sz="0" w:space="0" w:color="auto"/>
      </w:divBdr>
    </w:div>
    <w:div w:id="1721586579">
      <w:bodyDiv w:val="1"/>
      <w:marLeft w:val="0"/>
      <w:marRight w:val="0"/>
      <w:marTop w:val="0"/>
      <w:marBottom w:val="0"/>
      <w:divBdr>
        <w:top w:val="none" w:sz="0" w:space="0" w:color="auto"/>
        <w:left w:val="none" w:sz="0" w:space="0" w:color="auto"/>
        <w:bottom w:val="none" w:sz="0" w:space="0" w:color="auto"/>
        <w:right w:val="none" w:sz="0" w:space="0" w:color="auto"/>
      </w:divBdr>
    </w:div>
    <w:div w:id="1897083426">
      <w:bodyDiv w:val="1"/>
      <w:marLeft w:val="0"/>
      <w:marRight w:val="0"/>
      <w:marTop w:val="0"/>
      <w:marBottom w:val="0"/>
      <w:divBdr>
        <w:top w:val="none" w:sz="0" w:space="0" w:color="auto"/>
        <w:left w:val="none" w:sz="0" w:space="0" w:color="auto"/>
        <w:bottom w:val="none" w:sz="0" w:space="0" w:color="auto"/>
        <w:right w:val="none" w:sz="0" w:space="0" w:color="auto"/>
      </w:divBdr>
    </w:div>
    <w:div w:id="1904949836">
      <w:bodyDiv w:val="1"/>
      <w:marLeft w:val="0"/>
      <w:marRight w:val="0"/>
      <w:marTop w:val="0"/>
      <w:marBottom w:val="0"/>
      <w:divBdr>
        <w:top w:val="none" w:sz="0" w:space="0" w:color="auto"/>
        <w:left w:val="none" w:sz="0" w:space="0" w:color="auto"/>
        <w:bottom w:val="none" w:sz="0" w:space="0" w:color="auto"/>
        <w:right w:val="none" w:sz="0" w:space="0" w:color="auto"/>
      </w:divBdr>
    </w:div>
    <w:div w:id="20605911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nzm0095@auburn.edu" TargetMode="External"/><Relationship Id="rId13" Type="http://schemas.openxmlformats.org/officeDocument/2006/relationships/image" Target="media/image1.png"/><Relationship Id="rId18" Type="http://schemas.openxmlformats.org/officeDocument/2006/relationships/hyperlink" Target="mailto:nzm0095@auburn.edu"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hyperlink" Target="https://github.com/nobuaki-mzmt/cop_homo_tandem_cf-vs-cg"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70C451-E88C-654F-94C8-2A850247A1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2965</TotalTime>
  <Pages>12</Pages>
  <Words>23662</Words>
  <Characters>134168</Characters>
  <Application>Microsoft Office Word</Application>
  <DocSecurity>0</DocSecurity>
  <Lines>2164</Lines>
  <Paragraphs>922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Nobuaki Mizumoto</dc:creator>
  <cp:keywords/>
  <dc:description/>
  <cp:lastModifiedBy>Nobuaki Mizumoto</cp:lastModifiedBy>
  <cp:revision>10</cp:revision>
  <dcterms:created xsi:type="dcterms:W3CDTF">2024-03-02T12:13:00Z</dcterms:created>
  <dcterms:modified xsi:type="dcterms:W3CDTF">2024-03-05T16:24:00Z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http://www.zotero.org/styles/ecology-letters</vt:lpwstr>
  </property>
  <property fmtid="{D5CDD505-2E9C-101B-9397-08002B2CF9AE}" pid="11" name="Mendeley Recent Style Name 4_1">
    <vt:lpwstr>Ecology Letters</vt:lpwstr>
  </property>
  <property fmtid="{D5CDD505-2E9C-101B-9397-08002B2CF9AE}" pid="12" name="Mendeley Recent Style Id 5_1">
    <vt:lpwstr>http://www.zotero.org/styles/evolution</vt:lpwstr>
  </property>
  <property fmtid="{D5CDD505-2E9C-101B-9397-08002B2CF9AE}" pid="13" name="Mendeley Recent Style Name 5_1">
    <vt:lpwstr>Evolution</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http://www.zotero.org/styles/proceedings-of-the-royal-society-b</vt:lpwstr>
  </property>
  <property fmtid="{D5CDD505-2E9C-101B-9397-08002B2CF9AE}" pid="19" name="Mendeley Recent Style Name 8_1">
    <vt:lpwstr>Proceedings of the Royal Society B</vt:lpwstr>
  </property>
  <property fmtid="{D5CDD505-2E9C-101B-9397-08002B2CF9AE}" pid="20" name="Mendeley Recent Style Id 9_1">
    <vt:lpwstr>http://www.zotero.org/styles/the-american-naturalist</vt:lpwstr>
  </property>
  <property fmtid="{D5CDD505-2E9C-101B-9397-08002B2CF9AE}" pid="21" name="Mendeley Recent Style Name 9_1">
    <vt:lpwstr>The American Naturalist</vt:lpwstr>
  </property>
  <property fmtid="{D5CDD505-2E9C-101B-9397-08002B2CF9AE}" pid="22" name="Mendeley Document_1">
    <vt:lpwstr>True</vt:lpwstr>
  </property>
  <property fmtid="{D5CDD505-2E9C-101B-9397-08002B2CF9AE}" pid="23" name="Mendeley Unique User Id_1">
    <vt:lpwstr>0d73223e-8866-3990-b308-99b2a9425e10</vt:lpwstr>
  </property>
  <property fmtid="{D5CDD505-2E9C-101B-9397-08002B2CF9AE}" pid="24" name="Mendeley Citation Style_1">
    <vt:lpwstr>http://www.zotero.org/styles/evolution</vt:lpwstr>
  </property>
  <property fmtid="{D5CDD505-2E9C-101B-9397-08002B2CF9AE}" pid="25" name="ZOTERO_PREF_1">
    <vt:lpwstr>&lt;data data-version="3" zotero-version="6.0.30"&gt;&lt;session id="mPL1hSVP"/&gt;&lt;style id="http://www.zotero.org/styles/biology-letters" hasBibliography="1" bibliographyStyleHasBeenSet="1"/&gt;&lt;prefs&gt;&lt;pref name="fieldType" value="Field"/&gt;&lt;/prefs&gt;&lt;/data&gt;</vt:lpwstr>
  </property>
  <property fmtid="{D5CDD505-2E9C-101B-9397-08002B2CF9AE}" pid="26" name="GrammarlyDocumentId">
    <vt:lpwstr>73bc1fb39e0245725610dce04f713f612d893d9ce2d64b047fea2d53d43dd4bc</vt:lpwstr>
  </property>
</Properties>
</file>